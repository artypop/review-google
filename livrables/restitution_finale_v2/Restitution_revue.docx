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Pr>
          <w:rtl w:val="0"/>
        </w:rPr>
        <w:t xml:space="preserve">Faits remarquables</w:t>
      </w:r>
    </w:p>
    <w:p w:rsidR="00000000" w:rsidDel="00000000" w:rsidP="00000000" w:rsidRDefault="00000000" w:rsidRPr="00000000" w14:paraId="00000002">
      <w:pPr>
        <w:spacing w:after="120" w:lineRule="auto"/>
        <w:rPr>
          <w:sz w:val="25"/>
          <w:szCs w:val="25"/>
        </w:rPr>
      </w:pPr>
      <w:r>
        <w:rPr>
          <w:b w:val="1"/>
          <w:bCs w:val="1"/>
          <w:color w:val="000000"/>
          <w:sz w:val="25"/>
          <w:szCs w:val="25"/>
          <w:rtl w:val="0"/>
        </w:rPr>
        <w:t xml:space="preserve">Sommaire</w:t>
      </w:r>
      <w:r>
        <w:rPr>
          <w:rtl w:val="0"/>
        </w:rPr>
      </w:r>
    </w:p>
    <w:p w:rsidR="00000000" w:rsidDel="00000000" w:rsidP="00000000" w:rsidRDefault="00000000" w:rsidRPr="00000000" w14:paraId="00000003">
      <w:pPr>
        <w:spacing w:after="40" w:lineRule="auto"/>
        <w:rPr>
          <w:u w:val="single"/>
        </w:rPr>
      </w:pPr>
      <w:r>
        <w:rPr>
          <w:b w:val="1"/>
          <w:bCs w:val="1"/>
          <w:color w:val="000000"/>
          <w:u w:val="single"/>
          <w:rtl w:val="0"/>
        </w:rPr>
        <w:t xml:space="preserve">Les faits </w:t>
      </w:r>
      <w:r>
        <w:rPr>
          <w:b w:val="1"/>
          <w:bCs w:val="1"/>
          <w:u w:val="single"/>
          <w:rtl w:val="0"/>
        </w:rPr>
        <w:t xml:space="preserve">remarquables</w:t>
      </w:r>
      <w:r>
        <w:rPr>
          <w:rtl w:val="0"/>
        </w:rPr>
      </w:r>
    </w:p>
    <w:p w:rsidR="00000000" w:rsidDel="00000000" w:rsidP="00000000" w:rsidRDefault="00000000" w:rsidRPr="00000000" w14:paraId="00000004">
      <w:pPr>
        <w:spacing w:after="20" w:lineRule="auto"/>
        <w:rPr/>
      </w:pPr>
      <w:r>
        <w:rPr>
          <w:b w:val="1"/>
          <w:bCs w:val="1"/>
          <w:color w:val="000000"/>
          <w:rtl w:val="0"/>
        </w:rPr>
        <w:t xml:space="preserve">1. </w:t>
      </w:r>
      <w:r>
        <w:rPr>
          <w:b w:val="1"/>
          <w:bCs w:val="1"/>
          <w:rtl w:val="0"/>
        </w:rPr>
        <w:t xml:space="preserve">La première semaine est celle de tous les dangers</w:t>
      </w:r>
      <w:r>
        <w:rPr>
          <w:color w:val="000000"/>
          <w:rtl w:val="0"/>
        </w:rPr>
        <w:t xml:space="preserve"> — la moitié des avis</w:t>
      </w:r>
      <w:ins w:id="1001" w:author="Claude" w:date="2026-10-12T19:30:00Z">
        <w:r>
          <w:rPr>
            <w:color w:val="000000"/>
            <w:rtl w:val="0"/>
          </w:rPr>
          <w:t xml:space="preserve"> 4-5 étoiles</w:t>
        </w:r>
      </w:ins>
      <w:r>
        <w:rPr>
          <w:color w:val="000000"/>
          <w:rtl w:val="0"/>
        </w:rPr>
        <w:t xml:space="preserve"> supprimés</w:t>
      </w:r>
      <w:ins w:id="1002" w:author="Claude" w:date="2026-10-12T19:30:00Z">
        <w:r>
          <w:rPr>
            <w:color w:val="000000"/>
            <w:rtl w:val="0"/>
          </w:rPr>
          <w:t xml:space="preserve"> dans leurs 13 premiers jours</w:t>
        </w:r>
      </w:ins>
      <w:r>
        <w:rPr>
          <w:color w:val="000000"/>
          <w:rtl w:val="0"/>
        </w:rPr>
        <w:t xml:space="preserve"> le sont au 6e ou au 7e jour</w:t>
      </w:r>
      <w:r>
        <w:rPr>
          <w:rtl w:val="0"/>
        </w:rPr>
      </w:r>
    </w:p>
    <w:p w:rsidR="00000000" w:rsidDel="00000000" w:rsidP="00000000" w:rsidRDefault="00000000" w:rsidRPr="00000000" w14:paraId="00000005">
      <w:pPr>
        <w:spacing w:after="20" w:lineRule="auto"/>
        <w:rPr/>
      </w:pPr>
      <w:r>
        <w:rPr>
          <w:b w:val="1"/>
          <w:bCs w:val="1"/>
          <w:color w:val="000000"/>
          <w:rtl w:val="0"/>
        </w:rPr>
        <w:t xml:space="preserve">2. </w:t>
      </w:r>
      <w:r>
        <w:rPr>
          <w:b w:val="1"/>
          <w:bCs w:val="1"/>
          <w:rtl w:val="0"/>
        </w:rPr>
        <w:t xml:space="preserve">Mieux vaut répondre</w:t>
      </w:r>
      <w:r>
        <w:rPr>
          <w:b w:val="0"/>
          <w:bCs w:val="0"/>
          <w:color w:val="000000"/>
          <w:rtl w:val="0"/>
        </w:rPr>
        <w:t xml:space="preserve"> — les avis ayant reçu une réponse sont moins souvent supprimés ; pas de seuil particulier à deux jours mis en évidence</w:t>
      </w:r>
      <w:r>
        <w:rPr>
          <w:rtl w:val="0"/>
        </w:rPr>
      </w:r>
    </w:p>
    <w:p w:rsidR="00000000" w:rsidDel="00000000" w:rsidP="00000000" w:rsidRDefault="00000000" w:rsidRPr="00000000" w14:paraId="00000006">
      <w:pPr>
        <w:spacing w:after="20" w:lineRule="auto"/>
        <w:rPr/>
      </w:pPr>
      <w:r>
        <w:rPr>
          <w:b w:val="1"/>
          <w:bCs w:val="1"/>
          <w:color w:val="000000"/>
          <w:rtl w:val="0"/>
        </w:rPr>
        <w:t xml:space="preserve">3. Le prénom, faux coupable de la suppression</w:t>
      </w:r>
      <w:r>
        <w:rPr>
          <w:color w:val="000000"/>
          <w:rtl w:val="0"/>
        </w:rPr>
        <w:t xml:space="preserve"> — à fiche égale, citer un prénom ne change rien (×1,01)</w:t>
      </w:r>
      <w:r>
        <w:rPr>
          <w:rtl w:val="0"/>
        </w:rPr>
      </w:r>
    </w:p>
    <w:p w:rsidR="00000000" w:rsidDel="00000000" w:rsidP="00000000" w:rsidRDefault="00000000" w:rsidRPr="00000000" w14:paraId="00000007">
      <w:pPr>
        <w:spacing w:after="20" w:lineRule="auto"/>
        <w:rPr/>
      </w:pPr>
      <w:commentRangeStart w:id="1"/>
      <w:r>
        <w:rPr>
          <w:b w:val="1"/>
          <w:bCs w:val="1"/>
          <w:color w:val="000000"/>
          <w:rtl w:val="0"/>
        </w:rPr>
        <w:t xml:space="preserve">4. Services à domicile : </w:t>
      </w:r>
      <w:r>
        <w:rPr>
          <w:b w:val="1"/>
          <w:bCs w:val="1"/>
          <w:rtl w:val="0"/>
        </w:rPr>
        <w:t xml:space="preserve">un secteur touché, particulièrement aux US</w:t>
      </w:r>
      <w:r>
        <w:rPr>
          <w:color w:val="000000"/>
          <w:rtl w:val="0"/>
        </w:rPr>
        <w:t xml:space="preserve"> — 9,8 % des nouveaux avis</w:t>
      </w:r>
      <w:ins w:id="1003" w:author="Claude" w:date="2026-10-12T19:30:00Z">
        <w:r>
          <w:rPr>
            <w:color w:val="000000"/>
            <w:rtl w:val="0"/>
          </w:rPr>
          <w:t xml:space="preserve"> 4-5 étoiles des services à domicile (publiés du 11 au 17 août 2026, toutes fiches)</w:t>
        </w:r>
      </w:ins>
      <w:r>
        <w:rPr>
          <w:color w:val="000000"/>
          <w:rtl w:val="0"/>
        </w:rPr>
        <w:t xml:space="preserve"> supprimés en une semaine, contre 1,0 % en restauration</w:t>
      </w:r>
      <w:r>
        <w:rPr>
          <w:rtl w:val="0"/>
        </w:rPr>
      </w:r>
      <w:commentRangeEnd w:id="1"/>
      <w:r>
        <w:rPr>
          <w:rStyle w:val="CommentReference"/>
        </w:rPr>
        <w:commentReference w:id="1"/>
      </w:r>
    </w:p>
    <w:p w:rsidR="00000000" w:rsidDel="00000000" w:rsidP="00000000" w:rsidRDefault="00000000" w:rsidRPr="00000000" w14:paraId="00000008">
      <w:pPr>
        <w:spacing w:after="20" w:lineRule="auto"/>
        <w:rPr/>
      </w:pPr>
      <w:r>
        <w:rPr>
          <w:b w:val="1"/>
          <w:bCs w:val="1"/>
          <w:color w:val="000000"/>
          <w:rtl w:val="0"/>
        </w:rPr>
        <w:t xml:space="preserve">5. </w:t>
      </w:r>
      <w:r>
        <w:rPr>
          <w:b w:val="1"/>
          <w:bCs w:val="1"/>
          <w:rtl w:val="0"/>
        </w:rPr>
        <w:t xml:space="preserve">Mieux vaut étaler les avis</w:t>
      </w:r>
      <w:r>
        <w:rPr>
          <w:color w:val="000000"/>
          <w:rtl w:val="0"/>
        </w:rPr>
        <w:t xml:space="preserve"> — publié un jour de pic, un avis</w:t>
      </w:r>
      <w:ins w:id="1004" w:author="Claude" w:date="2026-10-12T19:30:00Z">
        <w:r>
          <w:rPr>
            <w:color w:val="000000"/>
            <w:rtl w:val="0"/>
          </w:rPr>
          <w:t xml:space="preserve"> 4-5 étoiles</w:t>
        </w:r>
      </w:ins>
      <w:r>
        <w:rPr>
          <w:color w:val="000000"/>
          <w:rtl w:val="0"/>
        </w:rPr>
        <w:t xml:space="preserve"> est supprimé 1,8 fois plus</w:t>
      </w:r>
      <w:ins w:id="1005" w:author="Claude" w:date="2026-10-12T19:30:00Z">
        <w:r>
          <w:rPr>
            <w:color w:val="000000"/>
            <w:rtl w:val="0"/>
          </w:rPr>
          <w:t xml:space="preserve"> qu'un jour normal, à secteur et taille égaux</w:t>
        </w:r>
      </w:ins>
      <w:r>
        <w:rPr>
          <w:rtl w:val="0"/>
        </w:rPr>
      </w:r>
    </w:p>
    <w:p w:rsidR="00000000" w:rsidDel="00000000" w:rsidP="00000000" w:rsidRDefault="00000000" w:rsidRPr="00000000" w14:paraId="00000009">
      <w:pPr>
        <w:spacing w:after="40" w:lineRule="auto"/>
        <w:rPr>
          <w:u w:val="single"/>
        </w:rPr>
      </w:pPr>
      <w:r>
        <w:rPr>
          <w:b w:val="1"/>
          <w:bCs w:val="1"/>
          <w:color w:val="000000"/>
          <w:u w:val="single"/>
          <w:rtl w:val="0"/>
        </w:rPr>
        <w:t xml:space="preserve">Les constats secondaires</w:t>
      </w:r>
      <w:r>
        <w:rPr>
          <w:rtl w:val="0"/>
        </w:rPr>
      </w:r>
    </w:p>
    <w:p w:rsidR="00000000" w:rsidDel="00000000" w:rsidP="00000000" w:rsidRDefault="00000000" w:rsidRPr="00000000" w14:paraId="0000000A">
      <w:pPr>
        <w:spacing w:after="20" w:lineRule="auto"/>
        <w:rPr>
          <w:i w:val="1"/>
          <w:iCs w:val="1"/>
        </w:rPr>
      </w:pPr>
      <w:r>
        <w:rPr>
          <w:i w:val="1"/>
          <w:iCs w:val="1"/>
          <w:rtl w:val="0"/>
        </w:rPr>
        <w:t xml:space="preserve">6. Aux États-Unis, Google a la main lourde — 21 nouveaux avis</w:t>
      </w:r>
      <w:ins w:id="1006" w:author="Claude" w:date="2026-10-12T19:30:00Z">
        <w:r>
          <w:rPr>
            <w:i w:val="1"/>
            <w:iCs w:val="1"/>
            <w:rtl w:val="0"/>
          </w:rPr>
          <w:t xml:space="preserve"> 4-5 étoiles américains</w:t>
        </w:r>
      </w:ins>
      <w:r>
        <w:rPr>
          <w:i w:val="1"/>
          <w:iCs w:val="1"/>
          <w:rtl w:val="0"/>
        </w:rPr>
        <w:t xml:space="preserve"> sur 1 000</w:t>
      </w:r>
      <w:ins w:id="1007" w:author="Claude" w:date="2026-10-12T19:30:00Z">
        <w:r>
          <w:rPr>
            <w:i w:val="1"/>
            <w:iCs w:val="1"/>
            <w:rtl w:val="0"/>
          </w:rPr>
          <w:t xml:space="preserve"> (hors six enseignes)</w:t>
        </w:r>
      </w:ins>
      <w:r>
        <w:rPr>
          <w:i w:val="1"/>
          <w:iCs w:val="1"/>
          <w:rtl w:val="0"/>
        </w:rPr>
        <w:t xml:space="preserve"> supprimés en une semaine, contre 12 en Europe</w:t>
      </w:r>
    </w:p>
    <w:p w:rsidR="00000000" w:rsidDel="00000000" w:rsidP="00000000" w:rsidRDefault="00000000" w:rsidRPr="00000000" w14:paraId="0000000B">
      <w:pPr>
        <w:spacing w:after="20" w:lineRule="auto"/>
        <w:rPr/>
      </w:pPr>
      <w:r>
        <w:rPr>
          <w:i w:val="1"/>
          <w:iCs w:val="1"/>
          <w:color w:val="000000"/>
          <w:rtl w:val="0"/>
        </w:rPr>
        <w:t xml:space="preserve">7. Un avis qui se tait survit mieux</w:t>
      </w:r>
      <w:r>
        <w:rPr>
          <w:color w:val="000000"/>
          <w:rtl w:val="0"/>
        </w:rPr>
        <w:t xml:space="preserve"> — un avis sans texte est moins supprimé</w:t>
      </w:r>
      <w:r>
        <w:rPr>
          <w:rtl w:val="0"/>
        </w:rPr>
      </w:r>
    </w:p>
    <w:p w:rsidR="00000000" w:rsidDel="00000000" w:rsidP="00000000" w:rsidRDefault="00000000" w:rsidRPr="00000000" w14:paraId="0000000C">
      <w:pPr>
        <w:spacing w:after="20" w:lineRule="auto"/>
        <w:rPr/>
      </w:pPr>
      <w:r>
        <w:rPr>
          <w:i w:val="1"/>
          <w:iCs w:val="1"/>
          <w:color w:val="000000"/>
          <w:rtl w:val="0"/>
        </w:rPr>
        <w:t xml:space="preserve">8. Les photos ne protègent pas </w:t>
      </w:r>
      <w:r>
        <w:rPr>
          <w:i w:val="1"/>
          <w:iCs w:val="1"/>
          <w:rtl w:val="0"/>
        </w:rPr>
        <w:t xml:space="preserve">l’</w:t>
      </w:r>
      <w:r>
        <w:rPr>
          <w:i w:val="1"/>
          <w:iCs w:val="1"/>
          <w:color w:val="000000"/>
          <w:rtl w:val="0"/>
        </w:rPr>
        <w:t xml:space="preserve">avis</w:t>
      </w:r>
      <w:r>
        <w:rPr>
          <w:color w:val="000000"/>
          <w:rtl w:val="0"/>
        </w:rPr>
        <w:t xml:space="preserve"> — pas d'écart net une fois le secteur et la taille pris en compte</w:t>
      </w:r>
      <w:r>
        <w:rPr>
          <w:rtl w:val="0"/>
        </w:rPr>
      </w:r>
    </w:p>
    <w:p w:rsidR="00000000" w:rsidDel="00000000" w:rsidP="00000000" w:rsidRDefault="00000000" w:rsidRPr="00000000" w14:paraId="0000000D">
      <w:pPr>
        <w:spacing w:after="20" w:lineRule="auto"/>
        <w:rPr/>
      </w:pPr>
      <w:r>
        <w:rPr>
          <w:i w:val="1"/>
          <w:iCs w:val="1"/>
          <w:color w:val="000000"/>
          <w:rtl w:val="0"/>
        </w:rPr>
        <w:t xml:space="preserve">9. Les Local Guides confirmés sont intouchables</w:t>
      </w:r>
      <w:r>
        <w:rPr>
          <w:color w:val="000000"/>
          <w:rtl w:val="0"/>
        </w:rPr>
        <w:t xml:space="preserve"> — à partir du niveau 5, leurs avis sont 3 à 9 fois moins supprimés</w:t>
      </w:r>
      <w:ins w:id="1008" w:author="Claude" w:date="2026-10-12T19:30:00Z">
        <w:r>
          <w:rPr>
            <w:color w:val="000000"/>
            <w:rtl w:val="0"/>
          </w:rPr>
          <w:t xml:space="preserve"> que ceux des niveaux 1 à 4</w:t>
        </w:r>
      </w:ins>
      <w:r>
        <w:rPr>
          <w:rtl w:val="0"/>
        </w:rPr>
      </w:r>
    </w:p>
    <w:p w:rsidR="00000000" w:rsidDel="00000000" w:rsidP="00000000" w:rsidRDefault="00000000" w:rsidRPr="00000000" w14:paraId="0000000E">
      <w:pPr>
        <w:spacing w:after="40" w:lineRule="auto"/>
        <w:rPr>
          <w:u w:val="single"/>
        </w:rPr>
      </w:pPr>
      <w:r>
        <w:rPr>
          <w:b w:val="1"/>
          <w:bCs w:val="1"/>
          <w:color w:val="000000"/>
          <w:u w:val="single"/>
          <w:rtl w:val="0"/>
        </w:rPr>
        <w:t xml:space="preserve">À mettre </w:t>
      </w:r>
      <w:r>
        <w:rPr>
          <w:b w:val="1"/>
          <w:bCs w:val="1"/>
          <w:u w:val="single"/>
          <w:rtl w:val="0"/>
        </w:rPr>
        <w:t xml:space="preserve">dans l’analyse complète</w:t>
      </w:r>
      <w:r>
        <w:rPr>
          <w:rtl w:val="0"/>
        </w:rPr>
      </w:r>
    </w:p>
    <w:p w:rsidR="00000000" w:rsidDel="00000000" w:rsidP="00000000" w:rsidRDefault="00000000" w:rsidRPr="00000000" w14:paraId="0000000F">
      <w:pPr>
        <w:spacing w:after="200" w:lineRule="auto"/>
        <w:rPr/>
      </w:pPr>
      <w:r>
        <w:rPr>
          <w:color w:val="000000"/>
          <w:rtl w:val="0"/>
        </w:rPr>
        <w:t xml:space="preserve">Description du corpus, analyse brute, piste non traitée, passages et graphiques retirés des pistes.</w:t>
      </w:r>
      <w:r>
        <w:rPr>
          <w:rtl w:val="0"/>
        </w:rPr>
      </w:r>
    </w:p>
    <w:p w:rsidR="00000000" w:rsidDel="00000000" w:rsidP="00000000" w:rsidRDefault="00000000" w:rsidRPr="00000000" w14:paraId="00000010">
      <w:pPr>
        <w:pStyle w:val="Heading1"/>
        <w:rPr/>
      </w:pPr>
      <w:r>
        <w:rPr>
          <w:rtl w:val="0"/>
        </w:rPr>
        <w:t xml:space="preserve">Les faits remarquables</w:t>
      </w:r>
    </w:p>
    <w:p w:rsidR="00000000" w:rsidDel="00000000" w:rsidP="00000000" w:rsidRDefault="00000000" w:rsidRPr="00000000" w14:paraId="00000011">
      <w:pPr>
        <w:pStyle w:val="Heading2"/>
        <w:rPr/>
      </w:pPr>
      <w:r>
        <w:rPr>
          <w:rtl w:val="0"/>
        </w:rPr>
        <w:t xml:space="preserve">1. La première semaine est celle de tous les dangers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Pr>
          <w:b w:val="1"/>
          <w:bCs w:val="1"/>
          <w:color w:val="000000"/>
          <w:rtl w:val="0"/>
        </w:rPr>
        <w:t xml:space="preserve">Chiffre : </w:t>
      </w:r>
      <w:r>
        <w:rPr>
          <w:color w:val="000000"/>
          <w:rtl w:val="0"/>
        </w:rPr>
        <w:t xml:space="preserve">la moitié des avis 4-5* supprimés dans leurs 13 premiers jours le sont au 6e ou au 7e jour (641 sur 1 272</w:t>
      </w:r>
      <w:ins w:id="1009" w:author="Claude" w:date="2026-10-12T19:30:00Z">
        <w:r>
          <w:rPr>
            <w:color w:val="000000"/>
            <w:rtl w:val="0"/>
          </w:rPr>
          <w:t xml:space="preserve"> ; avis 4-5 étoiles de toute la base publiés à partir du 1er juillet 2026, disparus pendant le relevé du 11 au 24 août</w:t>
        </w:r>
      </w:ins>
      <w:r>
        <w:rPr>
          <w:color w:val="000000"/>
          <w:rtl w:val="0"/>
        </w:rPr>
        <w:t xml:space="preserve">). </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Pr>
          <w:rtl w:val="0"/>
        </w:rPr>
        <w:t xml:space="preserve">Après une semaine, une grande partie des risques sont surmontés. Après un mois, le risque de suppression est considéré comme nul. En effet, on ne peut plus affirmer si une suppression est liée à google ou à une suppression de compte, … et ces suppressions sont à la marge.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0" w:firstLine="0"/>
        <w:rPr>
          <w:color w:val="000000"/>
        </w:rPr>
      </w:pPr>
      <w:r>
        <w:rPr/>
        <w:drawing>
          <wp:inline distB="0" distT="0" distL="0" distR="0">
            <wp:extent cx="4604068" cy="2270607"/>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04068" cy="2270607"/>
                    </a:xfrm>
                    <a:prstGeom prst="rect"/>
                    <a:ln/>
                  </pic:spPr>
                </pic:pic>
              </a:graphicData>
            </a:graphic>
          </wp:inline>
        </w:drawing>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1.1 – Taux de suppression des avis 4-5 étoiles selon l</w:t>
      </w:r>
      <w:r>
        <w:rPr>
          <w:i w:val="1"/>
          <w:iCs w:val="1"/>
          <w:color w:val="52514e"/>
          <w:sz w:val="18"/>
          <w:szCs w:val="18"/>
          <w:rtl w:val="0"/>
        </w:rPr>
        <w:t xml:space="preserve">’âge </w:t>
      </w:r>
      <w:ins w:id="1012" w:author="Claude" w:date="2026-10-12T19:30:00Z">
        <w:r>
          <w:rPr>
            <w:i w:val="1"/>
            <w:iCs w:val="1"/>
            <w:color w:val="52514e"/>
            <w:sz w:val="18"/>
            <w:szCs w:val="18"/>
            <w:rtl w:val="0"/>
          </w:rPr>
          <w:t xml:space="preserve">(avis 4-5 étoiles publiés à partir du 11 août 2026 ; à chaque âge, avis supprimés pour 1 000 avis encore en ligne à cet âge)</w:t>
        </w:r>
      </w:ins>
      <w:del w:id="1010"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delText xml:space="preserve">pour </w:delText>
        </w:r>
      </w:del>
      <w:del w:id="1011" w:author="Claude" w:date="2026-10-12T19:30:00Z">
        <w:r>
          <w:rPr>
            <w:i w:val="1"/>
            <w:iCs w:val="1"/>
            <w:color w:val="52514e"/>
            <w:sz w:val="18"/>
            <w:szCs w:val="18"/>
            <w:rtl w:val="0"/>
          </w:rPr>
          <w:delText xml:space="preserve">sauver</w:delText>
        </w:r>
      </w:del>
      <w:r>
        <w:rPr>
          <w:rtl w:val="0"/>
        </w:rPr>
      </w:r>
    </w:p>
    <w:p w:rsidR="00000000" w:rsidDel="00000000" w:rsidP="00000000" w:rsidRDefault="00000000" w:rsidRPr="00000000" w14:paraId="00000016">
      <w:pPr>
        <w:pStyle w:val="Heading2"/>
        <w:rPr/>
      </w:pPr>
      <w:r>
        <w:rPr>
          <w:rtl w:val="0"/>
        </w:rPr>
        <w:t xml:space="preserve">2. Mieux vaut répondre</w:t>
      </w:r>
    </w:p>
    <w:p>
      <w:pPr>
        <w:numPr>
          <w:ilvl w:val="0"/>
          <w:numId w:val="1"/>
        </w:numPr>
        <w:ind w:left="360" w:hanging="360"/>
        <w:rPr>
          <w:ins w:id="1013" w:author="Claude" w:date="2026-10-12T19:30:00Z"/>
        </w:rPr>
      </w:pPr>
      <w:ins w:id="1014" w:author="Claude" w:date="2026-10-12T19:30:00Z">
        <w:r>
          <w:rPr>
            <w:b w:val="1"/>
            <w:bCs w:val="1"/>
            <w:rtl w:val="0"/>
          </w:rPr>
          <w:t xml:space="preserve">Avis étudiés :</w:t>
        </w:r>
        <w:r>
          <w:rPr>
            <w:rtl w:val="0"/>
          </w:rPr>
          <w:t xml:space="preserve"> nouveaux avis 4-5 étoiles publiés du 7 au 17 août 2026, hors six enseignes, suivis jusqu'au 24 août.</w:t>
        </w:r>
      </w:ins>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Pr>
          <w:b w:val="1"/>
          <w:bCs w:val="1"/>
          <w:rtl w:val="0"/>
        </w:rPr>
        <w:t xml:space="preserve">Chiffre :</w:t>
      </w:r>
      <w:r>
        <w:rPr>
          <w:rFonts w:ascii="Arial Unicode MS" w:cs="Arial Unicode MS" w:eastAsia="Arial Unicode MS" w:hAnsi="Arial Unicode MS"/>
          <w:rtl w:val="0"/>
        </w:rPr>
        <w:t xml:space="preserve"> Un avis 4-5★ répondu est supprimé environ deux fois moins souvent, que la réponse arrive le jour même ou plus tard.</w:t>
      </w:r>
      <w:ins w:id="1015" w:author="Claude" w:date="2026-10-12T19:30:00Z">
        <w:r>
          <w:rPr>
            <w:rFonts w:ascii="Arial Unicode MS" w:cs="Arial Unicode MS" w:eastAsia="Arial Unicode MS" w:hAnsi="Arial Unicode MS"/>
            <w:rtl w:val="0"/>
          </w:rPr>
          <w:t xml:space="preserve"> À secteur, taille et région égaux, face à un avis encore sans réponse : ×0,46 pour une réponse le jour même, ×0,52 le lendemain, ×0,51 au 2e jour et ×0,25 au 3e jour ou après (graphique 2.2).</w:t>
        </w:r>
      </w:ins>
      <w:r>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Pr>
          <w:b w:val="1"/>
          <w:bCs w:val="1"/>
          <w:rtl w:val="0"/>
        </w:rPr>
        <w:t xml:space="preserve">Limites : </w:t>
      </w:r>
      <w:r>
        <w:rPr>
          <w:rtl w:val="0"/>
        </w:rPr>
        <w:t xml:space="preserve">Les données montrent un lien, sans prouver que la réponse protège l'avis. Elles ne montrent ni les signalements ni le contenu des réponses.</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rPr/>
      </w:pPr>
      <w:r>
        <w:rPr/>
        <w:drawing>
          <wp:inline distB="114300" distT="114300" distL="114300" distR="114300">
            <wp:extent cx="5785168" cy="3266918"/>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85168" cy="3266918"/>
                    </a:xfrm>
                    <a:prstGeom prst="rect"/>
                    <a:ln/>
                  </pic:spPr>
                </pic:pic>
              </a:graphicData>
            </a:graphic>
          </wp:inline>
        </w:drawing>
      </w:r>
      <w:r>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2.1 – Avis supprimés du 3e au 7e jour, selon qu'ils ont une réponse au 2e jour</w:t>
      </w:r>
      <w:ins w:id="1016"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 (nouveaux avis 4-5 étoiles publiés du 7 au 17 août 2026, hors six enseignes, vus et encore en ligne à la fin de leur 2e jour : 17 915 avis, dont 332 supprimés du 3e au 7e jour)</w:t>
        </w:r>
      </w:ins>
      <w:r>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rPr>
          <w:b w:val="1"/>
          <w:bCs w:val="1"/>
          <w:sz w:val="29"/>
          <w:szCs w:val="29"/>
        </w:rPr>
      </w:pPr>
      <w:r>
        <w:rPr>
          <w:b w:val="1"/>
          <w:bCs w:val="1"/>
          <w:sz w:val="29"/>
          <w:szCs w:val="29"/>
          <w:rtl w:val="0"/>
        </w:rPr>
        <w:tab/>
      </w:r>
      <w:r>
        <w:rPr>
          <w:b w:val="1"/>
          <w:bCs w:val="1"/>
          <w:sz w:val="29"/>
          <w:szCs w:val="29"/>
        </w:rPr>
        <w:drawing>
          <wp:inline distB="114300" distT="114300" distL="114300" distR="114300">
            <wp:extent cx="5566093" cy="3331092"/>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66093" cy="3331092"/>
                    </a:xfrm>
                    <a:prstGeom prst="rect"/>
                    <a:ln/>
                  </pic:spPr>
                </pic:pic>
              </a:graphicData>
            </a:graphic>
          </wp:inline>
        </w:drawing>
      </w: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2.2 – Risque de suppression selon le délai de réponse et le taux de réponse de la fiche (régression, sans les six enseignes</w:t>
      </w:r>
      <w:ins w:id="1017"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 ; nouveaux avis 4-5 étoiles publiés du 7 au 17 août 2026, suivis jour par jour jusqu'au 24 août</w:t>
        </w:r>
      </w:ins>
      <w:r>
        <w:rPr>
          <w:rFonts w:ascii="Roboto" w:cs="Roboto" w:eastAsia="Roboto" w:hAnsi="Roboto"/>
          <w:b w:val="0"/>
          <w:bCs w:val="0"/>
          <w:i w:val="1"/>
          <w:iCs w:val="1"/>
          <w:smallCaps w:val="0"/>
          <w:strike w:val="0"/>
          <w:color w:val="52514e"/>
          <w:sz w:val="18"/>
          <w:szCs w:val="18"/>
          <w:u w:val="none"/>
          <w:shd w:fill="auto" w:val="clear"/>
          <w:vertAlign w:val="baseline"/>
          <w:rtl w:val="0"/>
        </w:rPr>
        <w:t xml:space="preserve">)</w:t>
      </w:r>
      <w:r>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rPr/>
      </w:pPr>
      <w:r>
        <w:rPr>
          <w:b w:val="1"/>
          <w:bCs w:val="1"/>
          <w:rtl w:val="0"/>
        </w:rPr>
        <w:t xml:space="preserve">Conclusion </w:t>
      </w:r>
      <w:r>
        <w:rPr>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rPr/>
      </w:pPr>
      <w:r>
        <w:rPr>
          <w:b w:val="0"/>
          <w:bCs w:val="0"/>
          <w:rtl w:val="0"/>
        </w:rPr>
        <w:t xml:space="preserve">Les avis ayant reçu une réponse sont moins souvent supprimés. Nous ne mettons pas en évidence de seuil particulier à deux jours. Ce résultat porte sur les avis 4–5 étoiles publiés du 7 au 17 août 2026, hors six enseignes, en tenant compte du secteur et de la taille des entreprises.</w:t>
      </w:r>
      <w:r>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rPr/>
      </w:pPr>
      <w:r>
        <w:rPr>
          <w:rtl w:val="0"/>
        </w:rPr>
        <w:t xml:space="preserve">Attention cependant quand on prend les six enseignes (qui répondent toutes directement), cela tire la réponse le jour même vers 1 artificiellement parce qu’elles sont beaucoup supprimées.</w:t>
      </w:r>
      <w:ins w:id="1018" w:author="Claude" w:date="2026-10-12T19:30:00Z">
        <w:r>
          <w:rPr>
            <w:rtl w:val="0"/>
          </w:rPr>
          <w:t xml:space="preserve"> Voir le graphique A.3.</w:t>
        </w:r>
      </w:ins>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Rule="auto"/>
        <w:rPr/>
      </w:pPr>
      <w:r>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Rule="auto"/>
        <w:rPr/>
      </w:pPr>
      <w:r>
        <w:rPr>
          <w:rtl w:val="0"/>
        </w:rPr>
        <w:t xml:space="preserve">En revanche, l'habitude de répondre de la fiche</w:t>
      </w:r>
      <w:ins w:id="1019" w:author="Claude" w:date="2026-10-12T19:30:00Z">
        <w:r>
          <w:rPr>
            <w:rtl w:val="0"/>
          </w:rPr>
          <w:t xml:space="preserve"> (part de ses avis 4-5 étoiles publiés du 7 août 2025 au 6 août 2026 qui ont reçu une réponse)</w:t>
        </w:r>
      </w:ins>
      <w:r>
        <w:rPr>
          <w:rtl w:val="0"/>
        </w:rPr>
        <w:t xml:space="preserve"> ne compte pas en elle-même : une fois la réponse à chaque avis prise en compte, une fiche qui répond à presque tous ses avis ne perd pas moins d'avis qu'une fiche qui ne répond jamais. Le conseil est donc de répondre à chaque avis, si possible avant le pic de suppression des 6e et 7e jours.</w:t>
      </w:r>
    </w:p>
    <w:p w:rsidR="00000000" w:rsidDel="00000000" w:rsidP="00000000" w:rsidRDefault="00000000" w:rsidRPr="00000000" w14:paraId="00000022">
      <w:pPr>
        <w:pStyle w:val="Heading2"/>
        <w:rPr/>
      </w:pPr>
      <w:r>
        <w:rPr>
          <w:rtl w:val="0"/>
        </w:rPr>
        <w:t xml:space="preserve">3. Le prénom, une légende urbaine de la suppression</w:t>
      </w:r>
    </w:p>
    <w:p w:rsidR="00000000" w:rsidDel="00000000" w:rsidP="00000000" w:rsidRDefault="00000000" w:rsidRPr="00000000" w14:paraId="00000023">
      <w:pPr>
        <w:rPr/>
      </w:pPr>
      <w:r>
        <w:rPr>
          <w:i w:val="1"/>
          <w:iCs w:val="1"/>
          <w:rtl w:val="0"/>
        </w:rPr>
        <w:t xml:space="preserve">Variante : « Citez votre technicien, Google s'en moque »</w:t>
      </w:r>
      <w:r>
        <w:rPr>
          <w:rtl w:val="0"/>
        </w:rPr>
      </w:r>
    </w:p>
    <w:p>
      <w:pPr>
        <w:numPr>
          <w:ilvl w:val="0"/>
          <w:numId w:val="1"/>
        </w:numPr>
        <w:ind w:left="360" w:hanging="360"/>
        <w:rPr>
          <w:ins w:id="1020" w:author="Claude" w:date="2026-10-12T19:30:00Z"/>
        </w:rPr>
      </w:pPr>
      <w:ins w:id="1021" w:author="Claude" w:date="2026-10-12T19:30:00Z">
        <w:r>
          <w:rPr>
            <w:b w:val="1"/>
            <w:bCs w:val="1"/>
            <w:rtl w:val="0"/>
          </w:rPr>
          <w:t xml:space="preserve">Avis étudiés :</w:t>
        </w:r>
        <w:r>
          <w:rPr>
            <w:rtl w:val="0"/>
          </w:rPr>
          <w:t xml:space="preserve"> nouveaux avis 4-5 étoiles publiés du 7 au 17 août 2026, six enseignes comprises : 24 191 avis, dont 631 supprimés au plus tard au 7e jour.</w:t>
        </w:r>
      </w:ins>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Rule="auto"/>
        <w:ind w:left="360" w:hanging="360"/>
        <w:rPr/>
      </w:pPr>
      <w:commentRangeStart w:id="2"/>
      <w:r>
        <w:rPr>
          <w:b w:val="1"/>
          <w:bCs w:val="1"/>
          <w:color w:val="000000"/>
          <w:rtl w:val="0"/>
        </w:rPr>
        <w:t xml:space="preserve">Constat : </w:t>
      </w:r>
      <w:ins w:id="1023" w:author="Claude" w:date="2026-10-12T19:30:00Z">
        <w:r>
          <w:rPr>
            <w:b w:val="1"/>
            <w:bCs w:val="1"/>
            <w:color w:val="000000"/>
            <w:rtl w:val="0"/>
          </w:rPr>
          <w:t xml:space="preserve">à secteur et taille égaux</w:t>
        </w:r>
      </w:ins>
      <w:del w:id="1022" w:author="Claude" w:date="2026-10-12T19:30:00Z">
        <w:r>
          <w:rPr>
            <w:b w:val="0"/>
            <w:bCs w:val="0"/>
            <w:color w:val="000000"/>
            <w:rtl w:val="0"/>
          </w:rPr>
          <w:delText xml:space="preserve">à fiche égale</w:delText>
        </w:r>
      </w:del>
      <w:r>
        <w:rPr>
          <w:b w:val="0"/>
          <w:bCs w:val="0"/>
          <w:color w:val="000000"/>
          <w:rtl w:val="0"/>
        </w:rPr>
        <w:t xml:space="preserve">, citer un prénom n’est pas associé à davantage de suppressions (×1,0</w:t>
      </w:r>
      <w:r>
        <w:rPr>
          <w:rtl w:val="0"/>
        </w:rPr>
        <w:t xml:space="preserve">5</w:t>
      </w:r>
      <w:ins w:id="1024" w:author="Claude" w:date="2026-10-12T19:30:00Z">
        <w:r>
          <w:rPr>
            <w:b w:val="0"/>
            <w:bCs w:val="0"/>
            <w:color w:val="000000"/>
            <w:rtl w:val="0"/>
          </w:rPr>
          <w:t xml:space="preserve"> ; ×1,01 en comparant les avis d'une même fiche, suivis jusqu'au 24 août</w:t>
        </w:r>
      </w:ins>
      <w:r>
        <w:rPr>
          <w:b w:val="0"/>
          <w:bCs w:val="0"/>
          <w:color w:val="000000"/>
          <w:rtl w:val="0"/>
        </w:rPr>
        <w:t xml:space="preserve">). Les fiches dont les avis positifs avec texte citent souvent un prénom perdent davantage d’avis ; leur vitesse moyenne de collecte ne suffit pas à expliquer cet écart entre fiches. (</w:t>
      </w:r>
      <w:ins w:id="1026" w:author="Claude" w:date="2026-10-12T19:30:00Z">
        <w:r>
          <w:rPr>
            <w:b w:val="0"/>
            <w:bCs w:val="0"/>
            <w:color w:val="000000"/>
            <w:rtl w:val="0"/>
          </w:rPr>
          <w:t xml:space="preserve">ce constat par fiche porte sur les avis 4-5 étoiles avec texte de toute la base, de tous âges</w:t>
        </w:r>
      </w:ins>
      <w:del w:id="1025" w:author="Claude" w:date="2026-10-12T19:30:00Z">
        <w:r>
          <w:rPr>
            <w:rtl w:val="0"/>
          </w:rPr>
          <w:delText xml:space="preserve">Etude réalisée sur le 03C</w:delText>
        </w:r>
      </w:del>
      <w:r>
        <w:rPr>
          <w:rtl w:val="0"/>
        </w:rPr>
        <w:t xml:space="preserve">)</w:t>
      </w:r>
      <w:commentRangeEnd w:id="2"/>
      <w:r>
        <w:rPr>
          <w:rStyle w:val="CommentReference"/>
        </w:rPr>
        <w:commentReference w:id="2"/>
      </w:r>
    </w:p>
    <w:p w:rsidR="00000000" w:rsidDel="00000000" w:rsidP="00000000" w:rsidRDefault="00000000" w:rsidRPr="00000000" w14:paraId="00000025">
      <w:pPr>
        <w:rPr/>
      </w:pPr>
      <w:r>
        <w:rPr/>
        <w:drawing>
          <wp:inline distB="0" distT="0" distL="0" distR="0">
            <wp:extent cx="5580000" cy="2130545"/>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580000" cy="2130545"/>
                    </a:xfrm>
                    <a:prstGeom prst="rect"/>
                    <a:ln/>
                  </pic:spPr>
                </pic:pic>
              </a:graphicData>
            </a:graphic>
          </wp:inline>
        </w:drawing>
      </w:r>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3.1 – Risque de suppression dans les 7 premiers jours, à secteur et taille égaux : le prénom ne compte pas</w:t>
      </w:r>
      <w:ins w:id="1027"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 (nouveaux avis 4-5 étoiles publiés du 7 au 17 août 2026, six enseignes comprises : 24 191 avis, dont 631 supprimés au plus tard au 7e jour)</w:t>
        </w:r>
      </w:ins>
      <w:r>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Pr>
          <w:rtl w:val="0"/>
        </w:rPr>
      </w:r>
    </w:p>
    <w:p w:rsidR="00000000" w:rsidDel="00000000" w:rsidP="00000000" w:rsidRDefault="00000000" w:rsidRPr="00000000" w14:paraId="00000028">
      <w:pPr>
        <w:pStyle w:val="Heading2"/>
        <w:rPr/>
      </w:pPr>
      <w:r>
        <w:rPr>
          <w:rtl w:val="0"/>
        </w:rPr>
        <w:t xml:space="preserve">4. Aux États-unis, les services à domicile sont les plus touchés</w:t>
      </w:r>
    </w:p>
    <w:p w:rsidR="00000000" w:rsidDel="00000000" w:rsidP="00000000" w:rsidRDefault="00000000" w:rsidRPr="00000000" w14:paraId="00000029">
      <w:pPr>
        <w:rPr>
          <w:color w:val="000000"/>
        </w:rPr>
      </w:pPr>
      <w:r>
        <w:rPr>
          <w:i w:val="1"/>
          <w:iCs w:val="1"/>
          <w:rtl w:val="0"/>
        </w:rPr>
        <w:t xml:space="preserve">Variante : « Les antiparasitaires parasités »</w:t>
      </w:r>
      <w:r>
        <w:rPr>
          <w:rtl w:val="0"/>
        </w:rPr>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0" w:lineRule="auto"/>
        <w:ind w:left="360" w:hanging="360"/>
        <w:rPr>
          <w:i w:val="1"/>
          <w:iCs w:val="1"/>
          <w:sz w:val="19"/>
          <w:szCs w:val="19"/>
        </w:rPr>
      </w:pPr>
      <w:commentRangeStart w:id="3"/>
      <w:r>
        <w:rPr>
          <w:i w:val="1"/>
          <w:iCs w:val="1"/>
          <w:sz w:val="19"/>
          <w:szCs w:val="19"/>
          <w:rtl w:val="0"/>
        </w:rPr>
        <w:t xml:space="preserve">En retirant les quatre chaînes antiparasitaires : sur les avis 4-5 étoiles publiés du 7 au 17 août et suivis pendant leurs 7 premiers jours, les services à domicile américains restent les plus touchés, avec 4,1 % d'avis supprimés</w:t>
      </w:r>
      <w:ins w:id="1028" w:author="Claude" w:date="2026-10-12T19:30:00Z">
        <w:r>
          <w:rPr>
            <w:i w:val="1"/>
            <w:iCs w:val="1"/>
            <w:sz w:val="19"/>
            <w:szCs w:val="19"/>
            <w:rtl w:val="0"/>
          </w:rPr>
          <w:t xml:space="preserve"> au plus tard au 7e jour (82 sur 2 013)</w:t>
        </w:r>
      </w:ins>
      <w:r>
        <w:rPr>
          <w:i w:val="1"/>
          <w:iCs w:val="1"/>
          <w:sz w:val="19"/>
          <w:szCs w:val="19"/>
          <w:rtl w:val="0"/>
        </w:rPr>
        <w:t xml:space="preserve"> (et même 8,7% en incluant les antiparasitaires</w:t>
      </w:r>
      <w:ins w:id="1029" w:author="Claude" w:date="2026-10-12T19:30:00Z">
        <w:r>
          <w:rPr>
            <w:i w:val="1"/>
            <w:iCs w:val="1"/>
            <w:sz w:val="19"/>
            <w:szCs w:val="19"/>
            <w:rtl w:val="0"/>
          </w:rPr>
          <w:t xml:space="preserve"> des quatre chaînes, 334 sur 3 826</w:t>
        </w:r>
      </w:ins>
      <w:r>
        <w:rPr>
          <w:i w:val="1"/>
          <w:iCs w:val="1"/>
          <w:sz w:val="19"/>
          <w:szCs w:val="19"/>
          <w:rtl w:val="0"/>
        </w:rPr>
        <w:t xml:space="preserve">), contre 3,4 % en santé américaine et 1,7 % en moyenne, tous secteurs et pays confondus</w:t>
      </w:r>
      <w:ins w:id="1030" w:author="Claude" w:date="2026-10-12T19:30:00Z">
        <w:r>
          <w:rPr>
            <w:i w:val="1"/>
            <w:iCs w:val="1"/>
            <w:sz w:val="19"/>
            <w:szCs w:val="19"/>
            <w:rtl w:val="0"/>
          </w:rPr>
          <w:t xml:space="preserve"> (379 sur 22 378, hors six enseignes)</w:t>
        </w:r>
      </w:ins>
      <w:r>
        <w:rPr>
          <w:i w:val="1"/>
          <w:iCs w:val="1"/>
          <w:sz w:val="19"/>
          <w:szCs w:val="19"/>
          <w:rtl w:val="0"/>
        </w:rPr>
        <w:t xml:space="preserve">. Leur avance sur la santé est mince mais il reste le secteur le plus touché (l’avance provient des autres entreprises antiparasitaires, sans elles on tombe à 2,7%</w:t>
      </w:r>
      <w:ins w:id="1031" w:author="Claude" w:date="2026-10-12T19:30:00Z">
        <w:r>
          <w:rPr>
            <w:i w:val="1"/>
            <w:iCs w:val="1"/>
            <w:sz w:val="19"/>
            <w:szCs w:val="19"/>
            <w:rtl w:val="0"/>
          </w:rPr>
          <w:t xml:space="preserve"> pour les services à domicile américains (44 sur 1 656)</w:t>
        </w:r>
      </w:ins>
      <w:r>
        <w:rPr>
          <w:i w:val="1"/>
          <w:iCs w:val="1"/>
          <w:sz w:val="19"/>
          <w:szCs w:val="19"/>
          <w:rtl w:val="0"/>
        </w:rPr>
        <w:t xml:space="preserve">). En europe, pas de spécificité remarquable sur les secteurs (tous sont touchés presque identiquement </w:t>
      </w:r>
      <w:ins w:id="1033" w:author="Claude" w:date="2026-10-12T19:30:00Z">
        <w:r>
          <w:rPr>
            <w:i w:val="1"/>
            <w:iCs w:val="1"/>
            <w:sz w:val="19"/>
            <w:szCs w:val="19"/>
            <w:rtl w:val="0"/>
          </w:rPr>
          <w:t xml:space="preserve">entre 3 et 8 avis perdus pour 100 avis publiés du 11 au 24 août, mesure présentée ci-dessous</w:t>
        </w:r>
      </w:ins>
      <w:del w:id="1032" w:author="Claude" w:date="2026-10-12T19:30:00Z">
        <w:r>
          <w:rPr>
            <w:i w:val="1"/>
            <w:iCs w:val="1"/>
            <w:sz w:val="19"/>
            <w:szCs w:val="19"/>
            <w:rtl w:val="0"/>
          </w:rPr>
          <w:delText xml:space="preserve">entre 5 et 7%</w:delText>
        </w:r>
      </w:del>
      <w:r>
        <w:rPr>
          <w:i w:val="1"/>
          <w:iCs w:val="1"/>
          <w:sz w:val="19"/>
          <w:szCs w:val="19"/>
          <w:rtl w:val="0"/>
        </w:rPr>
        <w:t xml:space="preserve">, mais aux états unis, on voit un écart fort sur le service à domicile.</w:t>
      </w:r>
      <w:commentRangeEnd w:id="3"/>
      <w:r>
        <w:rPr>
          <w:rStyle w:val="CommentReference"/>
        </w:rPr>
        <w:commentReference w:id="3"/>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rPr/>
      </w:pPr>
      <w:r>
        <w:rPr>
          <w:rtl w:val="0"/>
        </w:rPr>
        <w:t xml:space="preserve">__________________________</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rPr>
          <w:b w:val="1"/>
          <w:bCs w:val="1"/>
        </w:rPr>
      </w:pPr>
      <w:r>
        <w:rPr>
          <w:b w:val="1"/>
          <w:bCs w:val="1"/>
          <w:rtl w:val="0"/>
        </w:rPr>
        <w:t xml:space="preserve">Proposition de correction : </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rPr/>
      </w:pPr>
      <w:r>
        <w:rPr>
          <w:rtl w:val="0"/>
        </w:rPr>
        <w:t xml:space="preserve">Attention, ce tableau ne porte pas sur le même corpus que le reste de l'analyse. Il rapporte tous les avis 4-5 étoiles perdus entre le 11 et le 24 août 2026, quelle que soit leur date de publication, aux avis 4-5 étoiles publiés sur ces mêmes deux semaines. Un avis perdu peut donc avoir été publié avant la période : ce ratio mesure le poids des pertes par rapport au flux d'avis entrants, ce n'est pas un taux de suppression.</w:t>
      </w:r>
      <w:ins w:id="1034" w:author="Claude" w:date="2026-10-12T19:30:00Z">
        <w:r>
          <w:rPr>
            <w:rtl w:val="0"/>
          </w:rPr>
          <w:t xml:space="preserve"> Tous les chiffres qui suivent sont des avis 4-5 étoiles perdus pour 100 avis 4-5 étoiles publiés, toutes fiches comprises sauf mention.</w:t>
        </w:r>
      </w:ins>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rPr/>
      </w:pPr>
      <w:r>
        <w:rPr>
          <w:rtl w:val="0"/>
        </w:rPr>
        <w:t xml:space="preserve">Les services à domicile sont de loin les plus touchés : 34,7 avis perdus pour 100 publiés, contre 12,0 en santé, 10,7 en sport et bien-être et 12,2 en moyenne. Si l'on retire </w:t>
      </w:r>
      <w:ins w:id="1036" w:author="Claude" w:date="2026-10-12T19:30:00Z">
        <w:r>
          <w:rPr>
            <w:rtl w:val="0"/>
          </w:rPr>
          <w:t xml:space="preserve">les six enseignes</w:t>
        </w:r>
      </w:ins>
      <w:del w:id="1035" w:author="Claude" w:date="2026-10-12T19:30:00Z">
        <w:r>
          <w:rPr>
            <w:rtl w:val="0"/>
          </w:rPr>
          <w:delText xml:space="preserve">les quatre chaînes antiparasitaires</w:delText>
        </w:r>
      </w:del>
      <w:r>
        <w:rPr>
          <w:rtl w:val="0"/>
        </w:rPr>
        <w:t xml:space="preserve">, ils restent en tête avec 22,2 %, devant la santé (12,0 %) et le sport et bien-être (10,6 %), et la moyenne descend à 8,7 %.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Rule="auto"/>
        <w:rPr/>
      </w:pPr>
      <w:r>
        <w:rPr>
          <w:rtl w:val="0"/>
        </w:rPr>
        <w:t xml:space="preserve">Cet écart vient des États-Unis. En Europe, aucun secteur ne se distingue vraiment : tous se situent entre 3 et 8 % (5,4 % en moyenne), de l'hôtellerie (3,2 %) au sport et bien-être (8,1 %). Aux États-Unis, en revanche, les services à domicile atteignent 38,9 % (26,5 % sans les quatre chaînes), loin devant le sport et bien-être (15,1 %) et la santé (13,5 %), pour une moyenne de 17,1 %.</w:t>
      </w:r>
    </w:p>
    <w:p w:rsidR="00000000" w:rsidDel="00000000" w:rsidP="00000000" w:rsidRDefault="00000000" w:rsidRPr="00000000" w14:paraId="00000030">
      <w:pPr>
        <w:rPr/>
      </w:pPr>
      <w:r>
        <w:rPr/>
        <w:drawing>
          <wp:inline distB="0" distT="0" distL="0" distR="0">
            <wp:extent cx="4680268" cy="3138532"/>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680268" cy="3138532"/>
                    </a:xfrm>
                    <a:prstGeom prst="rect"/>
                    <a:ln/>
                  </pic:spPr>
                </pic:pic>
              </a:graphicData>
            </a:graphic>
          </wp:inline>
        </w:drawing>
      </w:r>
      <w:r>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0"/>
          <w:bCs w:val="0"/>
          <w:i w:val="1"/>
          <w:iCs w:val="1"/>
          <w:smallCaps w:val="0"/>
          <w:strike w:val="0"/>
          <w:color w:val="52514e"/>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4.1 – Avis 4-5 étoiles perdus rapportés aux avis publiés, par secteur et taille</w:t>
      </w:r>
      <w:ins w:id="1037"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 (avis 4-5 étoiles perdus du 11 au 24 août 2026, quelle que soit leur date de publication, pour 100 avis 4-5 étoiles publiés sur la même période ; toutes fiches, six enseignes comprises)</w:t>
        </w:r>
      </w:ins>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52514e"/>
          <w:sz w:val="18"/>
          <w:szCs w:val="18"/>
        </w:rPr>
      </w:pPr>
      <w:r>
        <w:rPr>
          <w:i w:val="1"/>
          <w:iCs w:val="1"/>
          <w:color w:val="52514e"/>
          <w:sz w:val="18"/>
          <w:szCs w:val="18"/>
        </w:rPr>
        <w:drawing>
          <wp:inline distB="114300" distT="114300" distL="114300" distR="114300">
            <wp:extent cx="6193790" cy="4154604"/>
            <wp:effectExtent b="0" l="0" r="0" t="0"/>
            <wp:docPr id="7"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193790" cy="4154604"/>
                    </a:xfrm>
                    <a:prstGeom prst="rect"/>
                    <a:ln/>
                  </pic:spPr>
                </pic:pic>
              </a:graphicData>
            </a:graphic>
          </wp:inline>
        </w:drawing>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ns w:id="1038" w:author="Claude" w:date="2026-10-12T19:30:00Z"/>
          <w:rFonts w:ascii="Roboto" w:cs="Roboto" w:eastAsia="Roboto" w:hAnsi="Roboto"/>
          <w:b w:val="0"/>
          <w:bCs w:val="0"/>
          <w:i w:val="1"/>
          <w:iCs w:val="1"/>
          <w:smallCaps w:val="0"/>
          <w:strike w:val="0"/>
          <w:color w:val="52514e"/>
          <w:sz w:val="18"/>
          <w:szCs w:val="18"/>
          <w:u w:val="none"/>
          <w:shd w:fill="auto" w:val="clear"/>
          <w:vertAlign w:val="baseline"/>
        </w:rPr>
      </w:pPr>
      <w:ins w:id="1039"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4.2 – Même mesure en Europe, sans les six enseignes</w:t>
        </w:r>
      </w:ins>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i w:val="1"/>
          <w:iCs w:val="1"/>
          <w:color w:val="52514e"/>
          <w:sz w:val="18"/>
          <w:szCs w:val="18"/>
        </w:rPr>
      </w:pPr>
      <w:r>
        <w:rPr>
          <w:i w:val="1"/>
          <w:iCs w:val="1"/>
          <w:color w:val="52514e"/>
          <w:sz w:val="18"/>
          <w:szCs w:val="18"/>
        </w:rPr>
        <w:drawing>
          <wp:inline distB="114300" distT="114300" distL="114300" distR="114300">
            <wp:extent cx="6188710" cy="41529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88710" cy="4152900"/>
                    </a:xfrm>
                    <a:prstGeom prst="rect"/>
                    <a:ln/>
                  </pic:spPr>
                </pic:pic>
              </a:graphicData>
            </a:graphic>
          </wp:inline>
        </w:drawing>
      </w:r>
      <w:r>
        <w:rPr>
          <w:rtl w:val="0"/>
        </w:rPr>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ns w:id="1040" w:author="Claude" w:date="2026-10-12T19:30:00Z"/>
          <w:rFonts w:ascii="Roboto" w:cs="Roboto" w:eastAsia="Roboto" w:hAnsi="Roboto"/>
          <w:b w:val="0"/>
          <w:bCs w:val="0"/>
          <w:i w:val="1"/>
          <w:iCs w:val="1"/>
          <w:smallCaps w:val="0"/>
          <w:strike w:val="0"/>
          <w:color w:val="52514e"/>
          <w:sz w:val="18"/>
          <w:szCs w:val="18"/>
          <w:u w:val="none"/>
          <w:shd w:fill="auto" w:val="clear"/>
          <w:vertAlign w:val="baseline"/>
        </w:rPr>
      </w:pPr>
      <w:ins w:id="1041"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4.3 – Même mesure aux États-Unis, sans les six enseignes</w:t>
        </w:r>
      </w:ins>
    </w:p>
    <w:p w:rsidR="00000000" w:rsidDel="00000000" w:rsidP="00000000" w:rsidRDefault="00000000" w:rsidRPr="00000000" w14:paraId="00000034">
      <w:pPr>
        <w:pStyle w:val="Heading2"/>
        <w:rPr/>
      </w:pPr>
      <w:r>
        <w:rPr>
          <w:rtl w:val="0"/>
        </w:rPr>
        <w:t xml:space="preserve">5. Demandez vos avis au compte-gouttes</w:t>
      </w:r>
    </w:p>
    <w:p w:rsidR="00000000" w:rsidDel="00000000" w:rsidP="00000000" w:rsidRDefault="00000000" w:rsidRPr="00000000" w14:paraId="00000035">
      <w:pPr>
        <w:numPr>
          <w:ilvl w:val="0"/>
          <w:numId w:val="1"/>
        </w:numPr>
        <w:ind w:left="360" w:hanging="360"/>
        <w:rPr/>
      </w:pPr>
      <w:r>
        <w:rPr>
          <w:b w:val="1"/>
          <w:bCs w:val="1"/>
          <w:rtl w:val="0"/>
        </w:rPr>
        <w:t xml:space="preserve">Avis étudiés :</w:t>
      </w:r>
      <w:r>
        <w:rPr>
          <w:rFonts w:ascii="Arial Unicode MS" w:cs="Arial Unicode MS" w:eastAsia="Arial Unicode MS" w:hAnsi="Arial Unicode MS"/>
          <w:rtl w:val="0"/>
        </w:rPr>
        <w:t xml:space="preserve"> Nouveaux avis 4-5★ publiés du 7 au 17 août 2026, sans les six enseignes : 22 378 avis, dont 379 supprimés au plus tard </w:t>
      </w:r>
      <w:r>
        <w:rPr>
          <w:rtl w:val="0"/>
        </w:rPr>
        <w:t xml:space="preserve">au 7e jour.</w:t>
      </w:r>
    </w:p>
    <w:p w:rsidR="00000000" w:rsidDel="00000000" w:rsidP="00000000" w:rsidRDefault="00000000" w:rsidRPr="00000000" w14:paraId="00000036">
      <w:pPr>
        <w:numPr>
          <w:ilvl w:val="0"/>
          <w:numId w:val="1"/>
        </w:numPr>
        <w:ind w:left="360" w:hanging="360"/>
        <w:rPr/>
      </w:pPr>
      <w:r>
        <w:rPr>
          <w:b w:val="1"/>
          <w:bCs w:val="1"/>
          <w:rtl w:val="0"/>
        </w:rPr>
        <w:t xml:space="preserve">Jour de pic : </w:t>
      </w:r>
      <w:r>
        <w:rPr>
          <w:b w:val="0"/>
          <w:bCs w:val="0"/>
          <w:rtl w:val="0"/>
        </w:rPr>
        <w:t xml:space="preserve">la fiche reçoit au moins trois avis 4–5 étoiles dans la journée et au moins quatre fois sa moyenne quotidienne sur les 365 jours précédant le 11 août 2026. Il s’agit d’un afflux ponctuel, distinct de la vitesse moyenne de collecte.</w:t>
      </w:r>
      <w:r>
        <w:rPr>
          <w:rtl w:val="0"/>
        </w:rPr>
      </w:r>
    </w:p>
    <w:p w:rsidR="00000000" w:rsidDel="00000000" w:rsidP="00000000" w:rsidRDefault="00000000" w:rsidRPr="00000000" w14:paraId="00000037">
      <w:pPr>
        <w:numPr>
          <w:ilvl w:val="0"/>
          <w:numId w:val="1"/>
        </w:numPr>
        <w:ind w:left="360" w:hanging="360"/>
        <w:rPr/>
      </w:pPr>
      <w:r>
        <w:rPr>
          <w:b w:val="1"/>
          <w:bCs w:val="1"/>
          <w:rtl w:val="0"/>
        </w:rPr>
        <w:t xml:space="preserve">Chiffre </w:t>
      </w:r>
      <w:r>
        <w:rPr>
          <w:rtl w:val="0"/>
        </w:rPr>
        <w:t xml:space="preserve">: publié un jour de pic de sa fiche, un avis disparaît dans ses 7 premiers jours dans 2,3 % des cas</w:t>
      </w:r>
      <w:ins w:id="1042" w:author="Claude" w:date="2026-10-12T19:30:00Z">
        <w:r>
          <w:rPr>
            <w:rtl w:val="0"/>
          </w:rPr>
          <w:t xml:space="preserve"> (115 sur 4 974)</w:t>
        </w:r>
      </w:ins>
      <w:r>
        <w:rPr>
          <w:rtl w:val="0"/>
        </w:rPr>
        <w:t xml:space="preserve">, contre 1,5 % un jour normal</w:t>
      </w:r>
      <w:ins w:id="1043" w:author="Claude" w:date="2026-10-12T19:30:00Z">
        <w:r>
          <w:rPr>
            <w:rtl w:val="0"/>
          </w:rPr>
          <w:t xml:space="preserve"> (264 sur 17 404)</w:t>
        </w:r>
      </w:ins>
      <w:r>
        <w:rPr>
          <w:rtl w:val="0"/>
        </w:rPr>
        <w:t xml:space="preserve">. À secteur et taille comparables, l’écart estimé est d’environ ×1,8.</w:t>
      </w:r>
    </w:p>
    <w:p w:rsidR="00000000" w:rsidDel="00000000" w:rsidP="00000000" w:rsidRDefault="00000000" w:rsidRPr="00000000" w14:paraId="00000038">
      <w:pPr>
        <w:numPr>
          <w:ilvl w:val="0"/>
          <w:numId w:val="1"/>
        </w:numPr>
        <w:ind w:left="360" w:hanging="360"/>
        <w:rPr/>
      </w:pPr>
      <w:r>
        <w:rPr>
          <w:rFonts w:ascii="Arial Unicode MS" w:cs="Arial Unicode MS" w:eastAsia="Arial Unicode MS" w:hAnsi="Arial Unicode MS"/>
          <w:rtl w:val="0"/>
        </w:rPr>
        <w:t xml:space="preserve">Entre avis de même secteur et de même taille, il est supprimé 1,8 fois plus souvent : ×1,78, entre ×1,13 et ×2,80. Un jour de pic, la fiche reçoit au moins 3 avis 4-5★, et au moins 4 fois sa moyenne quotidienne de l'année précédente. 4 974 des 22 378 avis ont été publiés un tel jour.</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ind w:left="360" w:hanging="360"/>
        <w:rPr>
          <w:color w:val="000000"/>
        </w:rPr>
      </w:pPr>
      <w:r>
        <w:rPr>
          <w:b w:val="1"/>
          <w:bCs w:val="1"/>
          <w:color w:val="000000"/>
          <w:rtl w:val="0"/>
        </w:rPr>
        <w:t xml:space="preserve">Pour ReviewFlowz : </w:t>
      </w:r>
      <w:r>
        <w:rPr>
          <w:color w:val="000000"/>
          <w:rtl w:val="0"/>
        </w:rPr>
        <w:t xml:space="preserve">c'est l'idée la plus utile en pratique : elle touche directement les campagnes de demande d'avis.</w:t>
      </w:r>
    </w:p>
    <w:p w:rsidR="00000000" w:rsidDel="00000000" w:rsidP="00000000" w:rsidRDefault="00000000" w:rsidRPr="00000000" w14:paraId="0000003A">
      <w:pPr>
        <w:spacing w:after="0" w:lineRule="auto"/>
        <w:jc w:val="center"/>
        <w:rPr>
          <w:b w:val="1"/>
          <w:bCs w:val="1"/>
          <w:sz w:val="29"/>
          <w:szCs w:val="29"/>
        </w:rPr>
      </w:pPr>
      <w:r>
        <w:rPr>
          <w:b w:val="1"/>
          <w:bCs w:val="1"/>
          <w:sz w:val="29"/>
          <w:szCs w:val="29"/>
        </w:rPr>
        <w:drawing>
          <wp:inline distB="114300" distT="114300" distL="114300" distR="114300">
            <wp:extent cx="5356543" cy="320568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56543" cy="3205685"/>
                    </a:xfrm>
                    <a:prstGeom prst="rect"/>
                    <a:ln/>
                  </pic:spPr>
                </pic:pic>
              </a:graphicData>
            </a:graphic>
          </wp:inline>
        </w:drawing>
      </w:r>
      <w:r>
        <w:rPr>
          <w:rtl w:val="0"/>
        </w:rPr>
      </w:r>
    </w:p>
    <w:p w:rsidR="00000000" w:rsidDel="00000000" w:rsidP="00000000" w:rsidRDefault="00000000" w:rsidRPr="00000000" w14:paraId="0000003B">
      <w:pPr>
        <w:spacing w:after="200" w:line="240" w:lineRule="auto"/>
        <w:jc w:val="center"/>
        <w:rPr>
          <w:rFonts w:ascii="Arial" w:cs="Arial" w:eastAsia="Arial" w:hAnsi="Arial"/>
          <w:sz w:val="22"/>
          <w:szCs w:val="22"/>
        </w:rPr>
      </w:pPr>
      <w:commentRangeStart w:id="4"/>
      <w:r>
        <w:rPr>
          <w:i w:val="1"/>
          <w:iCs w:val="1"/>
          <w:color w:val="52514e"/>
          <w:sz w:val="18"/>
          <w:szCs w:val="18"/>
          <w:rtl w:val="0"/>
        </w:rPr>
        <w:t xml:space="preserve">Graphique A.3 – Régression délai et taux de réponse, six enseignes comprises</w:t>
      </w:r>
      <w:r>
        <w:rPr>
          <w:rtl w:val="0"/>
        </w:rPr>
      </w:r>
      <w:commentRangeEnd w:id="4"/>
      <w:r>
        <w:rPr>
          <w:rStyle w:val="CommentReference"/>
        </w:rPr>
        <w:commentReference w:id="4"/>
      </w:r>
    </w:p>
    <w:p w:rsidR="00000000" w:rsidDel="00000000" w:rsidP="00000000" w:rsidRDefault="00000000" w:rsidRPr="00000000" w14:paraId="0000003C">
      <w:pPr>
        <w:spacing w:after="200" w:line="240" w:lineRule="auto"/>
        <w:jc w:val="center"/>
        <w:rPr>
          <w:rFonts w:ascii="Arial" w:cs="Arial" w:eastAsia="Arial" w:hAnsi="Arial"/>
          <w:sz w:val="22"/>
          <w:szCs w:val="22"/>
        </w:rPr>
      </w:pPr>
      <w:r>
        <w:rPr>
          <w:rtl w:val="0"/>
        </w:rPr>
      </w:r>
    </w:p>
    <w:p w:rsidR="00000000" w:rsidDel="00000000" w:rsidP="00000000" w:rsidRDefault="00000000" w:rsidRPr="00000000" w14:paraId="0000003D">
      <w:pPr>
        <w:pStyle w:val="Heading1"/>
        <w:rPr/>
      </w:pPr>
      <w:r>
        <w:rPr>
          <w:rtl w:val="0"/>
        </w:rPr>
        <w:t xml:space="preserve">Les constats secondaires</w:t>
      </w:r>
    </w:p>
    <w:p w:rsidR="00000000" w:rsidDel="00000000" w:rsidP="00000000" w:rsidRDefault="00000000" w:rsidRPr="00000000" w14:paraId="0000003E">
      <w:pPr>
        <w:pStyle w:val="Heading2"/>
        <w:rPr/>
      </w:pPr>
      <w:bookmarkStart w:colFirst="0" w:colLast="0" w:name="_wwuvr3zd8myq" w:id="0"/>
      <w:bookmarkEnd w:id="0"/>
      <w:r>
        <w:rPr>
          <w:rtl w:val="0"/>
        </w:rPr>
        <w:t xml:space="preserve">Aux États-Unis, Google a la main lourde (fun fact)</w:t>
      </w:r>
    </w:p>
    <w:p w:rsidR="00000000" w:rsidDel="00000000" w:rsidP="00000000" w:rsidRDefault="00000000" w:rsidRPr="00000000" w14:paraId="0000003F">
      <w:pPr>
        <w:numPr>
          <w:ilvl w:val="0"/>
          <w:numId w:val="1"/>
        </w:numPr>
        <w:ind w:left="360"/>
        <w:rPr>
          <w:b w:val="0"/>
          <w:bCs w:val="0"/>
          <w:color w:val="000000"/>
          <w:sz w:val="21"/>
          <w:szCs w:val="21"/>
        </w:rPr>
      </w:pPr>
      <w:r>
        <w:rPr>
          <w:b w:val="1"/>
          <w:bCs w:val="1"/>
          <w:rtl w:val="0"/>
        </w:rPr>
        <w:t xml:space="preserve">Avis étudiés </w:t>
      </w:r>
      <w:r>
        <w:rPr>
          <w:rFonts w:ascii="Arial Unicode MS" w:cs="Arial Unicode MS" w:eastAsia="Arial Unicode MS" w:hAnsi="Arial Unicode MS"/>
          <w:rtl w:val="0"/>
        </w:rPr>
        <w:t xml:space="preserve">: nouveaux avis 4-5★ publiés du 7 au 17 août 2026, comme pour les n° 2 et 7 : 24 191 avis avec les six enseignes, 22 378 sans. On compte ceux qui ont été supprimés au plus tard à leur 7e jour.</w:t>
      </w:r>
    </w:p>
    <w:p w:rsidR="00000000" w:rsidDel="00000000" w:rsidP="00000000" w:rsidRDefault="00000000" w:rsidRPr="00000000" w14:paraId="00000040">
      <w:pPr>
        <w:numPr>
          <w:ilvl w:val="0"/>
          <w:numId w:val="1"/>
        </w:numPr>
        <w:ind w:left="360"/>
        <w:rPr>
          <w:color w:val="000000"/>
          <w:sz w:val="21"/>
          <w:szCs w:val="21"/>
        </w:rPr>
      </w:pPr>
      <w:r>
        <w:rPr>
          <w:b w:val="1"/>
          <w:bCs w:val="1"/>
          <w:rtl w:val="0"/>
        </w:rPr>
        <w:t xml:space="preserve">Chiffre : </w:t>
      </w:r>
      <w:r>
        <w:rPr>
          <w:rtl w:val="0"/>
        </w:rPr>
        <w:t xml:space="preserve">Sans les enseignes, 21 avis américains sur 1 000 disparaissent dans leur première semaine, contre 12 en Europe : 1,8 fois plus. Avec les enseignes, c'est 37 contre 12 : 3,1 fois plus.</w:t>
      </w:r>
      <w:ins w:id="1044" w:author="Claude" w:date="2026-10-12T19:30:00Z">
        <w:r>
          <w:rPr>
            <w:rtl w:val="0"/>
          </w:rPr>
          <w:t xml:space="preserve"> Ce sont des écarts bruts, avant prise en compte du secteur et de la taille.</w:t>
        </w:r>
      </w:ins>
    </w:p>
    <w:p w:rsidR="00000000" w:rsidDel="00000000" w:rsidP="00000000" w:rsidRDefault="00000000" w:rsidRPr="00000000" w14:paraId="00000041">
      <w:pPr>
        <w:pStyle w:val="Heading2"/>
        <w:rPr/>
      </w:pPr>
      <w:r>
        <w:rPr>
          <w:rtl w:val="0"/>
        </w:rPr>
      </w:r>
    </w:p>
    <w:p w:rsidR="00000000" w:rsidDel="00000000" w:rsidP="00000000" w:rsidRDefault="00000000" w:rsidRPr="00000000" w14:paraId="00000042">
      <w:pPr>
        <w:pStyle w:val="Heading2"/>
        <w:rPr/>
      </w:pPr>
      <w:r>
        <w:rPr>
          <w:rtl w:val="0"/>
        </w:rPr>
        <w:t xml:space="preserve">7. Un avis qui se tait survit mieux</w:t>
      </w:r>
    </w:p>
    <w:p w:rsidR="00000000" w:rsidDel="00000000" w:rsidP="00000000" w:rsidRDefault="00000000" w:rsidRPr="00000000" w14:paraId="00000043">
      <w:pPr>
        <w:rPr/>
      </w:pPr>
      <w:r>
        <w:rPr>
          <w:i w:val="1"/>
          <w:iCs w:val="1"/>
          <w:rtl w:val="0"/>
        </w:rPr>
        <w:t xml:space="preserve">Variante : « Plus il écrit, plus il risque »</w:t>
      </w:r>
      <w:r>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Rule="auto"/>
        <w:ind w:left="360" w:hanging="360"/>
        <w:rPr>
          <w:color w:val="000000"/>
        </w:rPr>
      </w:pPr>
      <w:r>
        <w:rPr>
          <w:b w:val="1"/>
          <w:bCs w:val="1"/>
          <w:color w:val="000000"/>
          <w:rtl w:val="0"/>
        </w:rPr>
        <w:t xml:space="preserve">Chiffre : </w:t>
      </w:r>
      <w:ins w:id="1046" w:author="Claude" w:date="2026-10-12T19:30:00Z">
        <w:r>
          <w:rPr>
            <w:b w:val="1"/>
            <w:bCs w:val="1"/>
            <w:color w:val="000000"/>
            <w:rtl w:val="0"/>
          </w:rPr>
          <w:t xml:space="preserve">du 11 au 24 août 2026, sur les avis 4-5 étoiles de toute la base, de tous âges</w:t>
        </w:r>
      </w:ins>
      <w:del w:id="1045" w:author="Claude" w:date="2026-10-12T19:30:00Z">
        <w:r>
          <w:rPr>
            <w:rFonts w:ascii="Arial Unicode MS" w:cs="Arial Unicode MS" w:eastAsia="Arial Unicode MS" w:hAnsi="Arial Unicode MS"/>
            <w:color w:val="000000"/>
            <w:rtl w:val="0"/>
          </w:rPr>
          <w:delText xml:space="preserve">sur deux semaines, avis de tous âges</w:delText>
        </w:r>
      </w:del>
      <w:r>
        <w:rPr>
          <w:rFonts w:ascii="Arial Unicode MS" w:cs="Arial Unicode MS" w:eastAsia="Arial Unicode MS" w:hAnsi="Arial Unicode MS"/>
          <w:color w:val="000000"/>
          <w:rtl w:val="0"/>
        </w:rPr>
        <w:t xml:space="preserve">, un avis 4-5★ avec texte est supprimé 1,5 à 2,2 fois plus souvent qu'un avis sans texte (0,08 à 0,12 %</w:t>
      </w:r>
      <w:ins w:id="1047" w:author="Claude" w:date="2026-10-12T19:30:00Z">
        <w:r>
          <w:rPr>
            <w:rFonts w:ascii="Arial Unicode MS" w:cs="Arial Unicode MS" w:eastAsia="Arial Unicode MS" w:hAnsi="Arial Unicode MS"/>
            <w:color w:val="000000"/>
            <w:rtl w:val="0"/>
          </w:rPr>
          <w:t xml:space="preserve"> des avis avec texte selon leur longueur</w:t>
        </w:r>
      </w:ins>
      <w:r>
        <w:rPr>
          <w:rFonts w:ascii="Arial Unicode MS" w:cs="Arial Unicode MS" w:eastAsia="Arial Unicode MS" w:hAnsi="Arial Unicode MS"/>
          <w:color w:val="000000"/>
          <w:rtl w:val="0"/>
        </w:rPr>
        <w:t xml:space="preserve"> contre 0,05 %</w:t>
      </w:r>
      <w:ins w:id="1048" w:author="Claude" w:date="2026-10-12T19:30:00Z">
        <w:r>
          <w:rPr>
            <w:rFonts w:ascii="Arial Unicode MS" w:cs="Arial Unicode MS" w:eastAsia="Arial Unicode MS" w:hAnsi="Arial Unicode MS"/>
            <w:color w:val="000000"/>
            <w:rtl w:val="0"/>
          </w:rPr>
          <w:t xml:space="preserve"> des avis sans texte</w:t>
        </w:r>
      </w:ins>
      <w:r>
        <w:rPr>
          <w:rFonts w:ascii="Arial Unicode MS" w:cs="Arial Unicode MS" w:eastAsia="Arial Unicode MS" w:hAnsi="Arial Unicode MS"/>
          <w:color w:val="000000"/>
          <w:rtl w:val="0"/>
        </w:rPr>
        <w:t xml:space="preserve">).</w:t>
      </w:r>
      <w:r>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Rule="auto"/>
        <w:ind w:left="360" w:hanging="360"/>
        <w:rPr/>
      </w:pPr>
      <w:r>
        <w:rPr>
          <w:b w:val="1"/>
          <w:bCs w:val="1"/>
          <w:color w:val="000000"/>
          <w:rtl w:val="0"/>
        </w:rPr>
        <w:t xml:space="preserve">Nouveaux avis : </w:t>
      </w:r>
      <w:ins w:id="1049" w:author="Claude" w:date="2026-10-12T19:30:00Z">
        <w:r>
          <w:rPr>
            <w:color w:val="000000"/>
            <w:rtl w:val="0"/>
          </w:rPr>
          <w:t xml:space="preserve">avis 4-5 étoiles publiés du 7 au 17 août 2026, supprimés au plus tard au 7e jour ; </w:t>
        </w:r>
      </w:ins>
      <w:r>
        <w:rPr>
          <w:color w:val="000000"/>
          <w:rtl w:val="0"/>
        </w:rPr>
        <w:t xml:space="preserve">sans les enseignes, un texte de plus de 80 caractères est supprimé 1,4 fois plus dans la première semaine : 20 pour 1 000 contre 14 sans texte. En Europe, près de 4 fois plus : 17 pour 1 000 contre 5.</w:t>
      </w:r>
      <w:r>
        <w:rPr>
          <w:rtl w:val="0"/>
        </w:rPr>
      </w:r>
    </w:p>
    <w:p w:rsidR="00000000" w:rsidDel="00000000" w:rsidP="00000000" w:rsidRDefault="00000000" w:rsidRPr="00000000" w14:paraId="00000046">
      <w:pPr>
        <w:rPr/>
      </w:pPr>
      <w:r>
        <w:rPr/>
        <w:drawing>
          <wp:inline distB="0" distT="0" distL="0" distR="0">
            <wp:extent cx="4204018" cy="2374624"/>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204018" cy="2374624"/>
                    </a:xfrm>
                    <a:prstGeom prst="rect"/>
                    <a:ln/>
                  </pic:spPr>
                </pic:pic>
              </a:graphicData>
            </a:graphic>
          </wp:inline>
        </w:drawing>
      </w:r>
      <w:r>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0"/>
          <w:bCs w:val="0"/>
          <w:i w:val="1"/>
          <w:iCs w:val="1"/>
          <w:smallCaps w:val="0"/>
          <w:strike w:val="0"/>
          <w:color w:val="52514e"/>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7.1 – Taux de suppression selon la longueur du texte </w:t>
      </w:r>
      <w:ins w:id="1051"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(avis 4-5 étoiles de toute la base, de tous âges ; part disparue du 11 au 24 août 2026)</w:t>
        </w:r>
      </w:ins>
      <w:del w:id="1050"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delText xml:space="preserve">(avis de tous âges)</w:delText>
        </w:r>
      </w:del>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commentRangeStart w:id="5"/>
      <w:r>
        <w:rPr>
          <w:rtl w:val="0"/>
        </w:rPr>
        <w:t xml:space="preserve">Attention : cette distribution du corpus ne montre pas l’influence de la longueur du texte sur la suppression à variables égales. A secteur, </w:t>
      </w:r>
      <w:del w:id="1052" w:author="Claude" w:date="2026-10-12T19:30:00Z">
        <w:r>
          <w:rPr>
            <w:rtl w:val="0"/>
          </w:rPr>
          <w:delText xml:space="preserve">note, </w:delText>
        </w:r>
      </w:del>
      <w:r>
        <w:rPr>
          <w:rtl w:val="0"/>
        </w:rPr>
        <w:t xml:space="preserve">taille égale</w:t>
      </w:r>
      <w:ins w:id="1053" w:author="Claude" w:date="2026-10-12T19:30:00Z">
        <w:r>
          <w:rPr>
            <w:rtl w:val="0"/>
          </w:rPr>
          <w:t xml:space="preserve"> (nouveaux avis 4-5 étoiles publiés du 7 au 17 août 2026)</w:t>
        </w:r>
      </w:ins>
      <w:r>
        <w:rPr>
          <w:rtl w:val="0"/>
        </w:rPr>
        <w:t xml:space="preserve">, la longueur du texte, s’il y en a un, n’accentue pas le risque de suppression d’un avis.</w:t>
      </w:r>
      <w:commentRangeEnd w:id="5"/>
      <w:r>
        <w:rPr>
          <w:rStyle w:val="CommentReference"/>
        </w:rPr>
        <w:commentReference w:id="5"/>
      </w:r>
    </w:p>
    <w:p w:rsidR="00000000" w:rsidDel="00000000" w:rsidP="00000000" w:rsidRDefault="00000000" w:rsidRPr="00000000" w14:paraId="00000049">
      <w:pPr>
        <w:pStyle w:val="Heading2"/>
        <w:rPr/>
      </w:pPr>
      <w:r>
        <w:rPr>
          <w:rtl w:val="0"/>
        </w:rPr>
        <w:t xml:space="preserve">8. Les photos ne protègent pas votre avis</w:t>
      </w:r>
    </w:p>
    <w:p>
      <w:pPr>
        <w:numPr>
          <w:ilvl w:val="0"/>
          <w:numId w:val="1"/>
        </w:numPr>
        <w:ind w:left="360" w:hanging="360"/>
        <w:rPr>
          <w:ins w:id="1054" w:author="Claude" w:date="2026-10-12T19:30:00Z"/>
        </w:rPr>
      </w:pPr>
      <w:ins w:id="1055" w:author="Claude" w:date="2026-10-12T19:30:00Z">
        <w:r>
          <w:rPr>
            <w:b w:val="1"/>
            <w:bCs w:val="1"/>
            <w:rtl w:val="0"/>
          </w:rPr>
          <w:t xml:space="preserve">Avis étudiés :</w:t>
        </w:r>
        <w:r>
          <w:rPr>
            <w:rtl w:val="0"/>
          </w:rPr>
          <w:t xml:space="preserve"> nouveaux avis 4-5 étoiles publiés du 7 au 17 août 2026, six enseignes comprises, supprimés au plus tard au 7e jour (graphique 3.1).</w:t>
        </w:r>
      </w:ins>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ind w:left="360" w:hanging="360"/>
        <w:rPr>
          <w:color w:val="000000"/>
        </w:rPr>
      </w:pPr>
      <w:ins w:id="1056" w:author="Claude" w:date="2026-10-12T19:30:00Z">
        <w:r>
          <w:rPr>
            <w:color w:val="000000"/>
            <w:rtl w:val="0"/>
          </w:rPr>
          <w:t xml:space="preserve">Risque de suppression d'un avis avec photo : </w:t>
        </w:r>
      </w:ins>
      <w:r>
        <w:rPr>
          <w:color w:val="000000"/>
          <w:rtl w:val="0"/>
        </w:rPr>
        <w:t xml:space="preserve">×0,66 une fois le secteur et la taille pris en compte, un écart trop incertain pour être affirmé.</w:t>
      </w:r>
      <w:r>
        <w:rPr>
          <w:rtl w:val="0"/>
        </w:rPr>
      </w:r>
    </w:p>
    <w:p w:rsidR="00000000" w:rsidDel="00000000" w:rsidP="00000000" w:rsidRDefault="00000000" w:rsidRPr="00000000" w14:paraId="0000004B">
      <w:pPr>
        <w:pStyle w:val="Heading2"/>
        <w:rPr/>
      </w:pPr>
      <w:r>
        <w:rPr>
          <w:rtl w:val="0"/>
        </w:rPr>
        <w:t xml:space="preserve">9. Les Local Guides confirmés sont intouchables</w:t>
      </w:r>
    </w:p>
    <w:p>
      <w:pPr>
        <w:numPr>
          <w:ilvl w:val="0"/>
          <w:numId w:val="1"/>
        </w:numPr>
        <w:ind w:left="360" w:hanging="360"/>
        <w:rPr>
          <w:ins w:id="1057" w:author="Claude" w:date="2026-10-12T19:30:00Z"/>
        </w:rPr>
      </w:pPr>
      <w:ins w:id="1058" w:author="Claude" w:date="2026-10-12T19:30:00Z">
        <w:r>
          <w:rPr>
            <w:b w:val="1"/>
            <w:bCs w:val="1"/>
            <w:rtl w:val="0"/>
          </w:rPr>
          <w:t xml:space="preserve">Avis étudiés :</w:t>
        </w:r>
        <w:r>
          <w:rPr>
            <w:rtl w:val="0"/>
          </w:rPr>
          <w:t xml:space="preserve"> avis 4-5 étoiles de toute la base, de tous âges ; part disparue du 11 au 24 août 2026.</w:t>
        </w:r>
      </w:ins>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ind w:left="360" w:hanging="360"/>
        <w:rPr/>
      </w:pPr>
      <w:r>
        <w:rPr>
          <w:color w:val="000000"/>
          <w:rtl w:val="0"/>
        </w:rPr>
        <w:t xml:space="preserve">à partir du niveau 5, leurs avis sont 3 à 9 fois moins supprimés</w:t>
      </w:r>
      <w:ins w:id="1059" w:author="Claude" w:date="2026-10-12T19:30:00Z">
        <w:r>
          <w:rPr>
            <w:color w:val="000000"/>
            <w:rtl w:val="0"/>
          </w:rPr>
          <w:t xml:space="preserve"> que ceux des niveaux 1 à 4 (0,014 à 0,032 % contre 0,09 à 0,12 %)</w:t>
        </w:r>
      </w:ins>
      <w:r>
        <w:rPr>
          <w:color w:val="000000"/>
          <w:rtl w:val="0"/>
        </w:rPr>
        <w:t xml:space="preserve">. Le commerçant n'y peut rien.</w:t>
      </w:r>
      <w:r>
        <w:rPr>
          <w:rtl w:val="0"/>
        </w:rPr>
      </w:r>
    </w:p>
    <w:p w:rsidR="00000000" w:rsidDel="00000000" w:rsidP="00000000" w:rsidRDefault="00000000" w:rsidRPr="00000000" w14:paraId="0000004D">
      <w:pPr>
        <w:rPr/>
      </w:pPr>
      <w:r>
        <w:rPr/>
        <w:drawing>
          <wp:inline distB="0" distT="0" distL="0" distR="0">
            <wp:extent cx="5580000" cy="3151059"/>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580000" cy="3151059"/>
                    </a:xfrm>
                    <a:prstGeom prst="rect"/>
                    <a:ln/>
                  </pic:spPr>
                </pic:pic>
              </a:graphicData>
            </a:graphic>
          </wp:inline>
        </w:drawing>
      </w:r>
      <w:r>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9.1 – Taux de suppression selon le niveau Local Guide de l'auteur</w:t>
      </w:r>
      <w:ins w:id="1060"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 (avis 4-5 étoiles de toute la base, de tous âges ; part disparue du 11 au 24 août 2026 ; avis sans niveau hors graphique)</w:t>
        </w:r>
      </w:ins>
      <w:r>
        <w:rPr>
          <w:rtl w:val="0"/>
        </w:rPr>
      </w:r>
    </w:p>
    <w:p w:rsidR="00000000" w:rsidDel="00000000" w:rsidP="00000000" w:rsidRDefault="00000000" w:rsidRPr="00000000" w14:paraId="0000004F">
      <w:pPr>
        <w:pStyle w:val="Heading1"/>
        <w:rPr/>
      </w:pPr>
      <w:r>
        <w:br w:type="page"/>
      </w:r>
      <w:r>
        <w:rPr>
          <w:rtl w:val="0"/>
        </w:rPr>
      </w:r>
    </w:p>
    <w:p w:rsidR="00000000" w:rsidDel="00000000" w:rsidP="00000000" w:rsidRDefault="00000000" w:rsidRPr="00000000" w14:paraId="00000050">
      <w:pPr>
        <w:pStyle w:val="Heading1"/>
        <w:rPr/>
      </w:pPr>
      <w:r>
        <w:rPr>
          <w:rtl w:val="0"/>
        </w:rPr>
        <w:t xml:space="preserve">À mettre ailleurs</w:t>
      </w:r>
    </w:p>
    <w:p w:rsidR="00000000" w:rsidDel="00000000" w:rsidP="00000000" w:rsidRDefault="00000000" w:rsidRPr="00000000" w14:paraId="00000051">
      <w:pPr>
        <w:rPr/>
      </w:pPr>
      <w:r>
        <w:rPr>
          <w:color w:val="000000"/>
          <w:rtl w:val="0"/>
        </w:rPr>
        <w:t xml:space="preserve">Ce qui suit n'est pas un fait saignant : à placer dans la description du corpus, l'analyse brute ou l'annexe, ou à retirer.</w:t>
      </w:r>
      <w:r>
        <w:rPr>
          <w:rtl w:val="0"/>
        </w:rPr>
      </w:r>
    </w:p>
    <w:p w:rsidR="00000000" w:rsidDel="00000000" w:rsidP="00000000" w:rsidRDefault="00000000" w:rsidRPr="00000000" w14:paraId="00000052">
      <w:pPr>
        <w:pStyle w:val="Heading2"/>
        <w:rPr/>
      </w:pPr>
      <w:r>
        <w:rPr>
          <w:rtl w:val="0"/>
        </w:rPr>
        <w:t xml:space="preserve">Description du corpus : neuf fiches sur dix n'ont rien perdu</w:t>
      </w:r>
    </w:p>
    <w:p w:rsidR="00000000" w:rsidDel="00000000" w:rsidP="00000000" w:rsidRDefault="00000000" w:rsidRPr="00000000" w14:paraId="00000053">
      <w:pPr>
        <w:rPr/>
      </w:pPr>
      <w:r>
        <w:rPr>
          <w:i w:val="1"/>
          <w:iCs w:val="1"/>
          <w:rtl w:val="0"/>
        </w:rPr>
        <w:t xml:space="preserve">Variante : « Google s'acharne sur quelques-uns »</w:t>
      </w:r>
      <w:r>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pacing w:after="0" w:lineRule="auto"/>
        <w:ind w:left="360" w:hanging="360"/>
        <w:rPr/>
      </w:pPr>
      <w:r>
        <w:rPr>
          <w:b w:val="1"/>
          <w:bCs w:val="1"/>
          <w:color w:val="000000"/>
          <w:rtl w:val="0"/>
        </w:rPr>
        <w:t xml:space="preserve">Chiffre : </w:t>
      </w:r>
      <w:r>
        <w:rPr>
          <w:rFonts w:ascii="Arial Unicode MS" w:cs="Arial Unicode MS" w:eastAsia="Arial Unicode MS" w:hAnsi="Arial Unicode MS"/>
          <w:color w:val="000000"/>
          <w:rtl w:val="0"/>
        </w:rPr>
        <w:t xml:space="preserve">en deux semaines</w:t>
      </w:r>
      <w:ins w:id="1061" w:author="Claude" w:date="2026-10-12T19:30:00Z">
        <w:r>
          <w:rPr>
            <w:rFonts w:ascii="Arial Unicode MS" w:cs="Arial Unicode MS" w:eastAsia="Arial Unicode MS" w:hAnsi="Arial Unicode MS"/>
            <w:color w:val="000000"/>
            <w:rtl w:val="0"/>
          </w:rPr>
          <w:t xml:space="preserve"> (du 11 au 24 août 2026, toutes fiches)</w:t>
        </w:r>
      </w:ins>
      <w:r>
        <w:rPr>
          <w:rFonts w:ascii="Arial Unicode MS" w:cs="Arial Unicode MS" w:eastAsia="Arial Unicode MS" w:hAnsi="Arial Unicode MS"/>
          <w:color w:val="000000"/>
          <w:rtl w:val="0"/>
        </w:rPr>
        <w:t xml:space="preserve">, 905 fiches sur 8 997 ont perdu au moins un avis 4-5★. 17 fiches font à elles seules le quart des suppressions</w:t>
      </w:r>
      <w:ins w:id="1062" w:author="Claude" w:date="2026-10-12T19:30:00Z">
        <w:r>
          <w:rPr>
            <w:rFonts w:ascii="Arial Unicode MS" w:cs="Arial Unicode MS" w:eastAsia="Arial Unicode MS" w:hAnsi="Arial Unicode MS"/>
            <w:color w:val="000000"/>
            <w:rtl w:val="0"/>
          </w:rPr>
          <w:t xml:space="preserve"> d'avis 4-5 étoiles (3 521 avis disparus)</w:t>
        </w:r>
      </w:ins>
      <w:r>
        <w:rPr>
          <w:rFonts w:ascii="Arial Unicode MS" w:cs="Arial Unicode MS" w:eastAsia="Arial Unicode MS" w:hAnsi="Arial Unicode MS"/>
          <w:color w:val="000000"/>
          <w:rtl w:val="0"/>
        </w:rPr>
        <w:t xml:space="preserve">.</w:t>
      </w:r>
      <w:r>
        <w:rPr>
          <w:rtl w:val="0"/>
        </w:rPr>
      </w:r>
    </w:p>
    <w:p w:rsidR="00000000" w:rsidDel="00000000" w:rsidP="00000000" w:rsidRDefault="00000000" w:rsidRPr="00000000" w14:paraId="00000055">
      <w:pPr>
        <w:spacing w:after="0" w:lineRule="auto"/>
        <w:rPr/>
      </w:pPr>
      <w:r>
        <w:rPr/>
        <w:drawing>
          <wp:inline distB="114300" distT="114300" distL="114300" distR="114300">
            <wp:extent cx="5363493" cy="4669938"/>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63493" cy="4669938"/>
                    </a:xfrm>
                    <a:prstGeom prst="rect"/>
                    <a:ln/>
                  </pic:spPr>
                </pic:pic>
              </a:graphicData>
            </a:graphic>
          </wp:inline>
        </w:drawing>
      </w:r>
      <w:r>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A.1 – Chaînes antiparasitaires : jour de publication et jour de suppression des avis 4-5 étoiles</w:t>
      </w:r>
      <w:ins w:id="1063"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 (102 fiches des quatre chaînes ; avis publiés à partir du 22 juillet 2026, les plus anciens regroupés)</w:t>
        </w:r>
      </w:ins>
      <w:r>
        <w:rPr>
          <w:rtl w:val="0"/>
        </w:rPr>
      </w:r>
    </w:p>
    <w:p w:rsidR="00000000" w:rsidDel="00000000" w:rsidP="00000000" w:rsidRDefault="00000000" w:rsidRPr="00000000" w14:paraId="00000057">
      <w:pPr>
        <w:spacing w:after="0" w:lineRule="auto"/>
        <w:rPr/>
      </w:pPr>
      <w:r>
        <w:rPr/>
        <w:drawing>
          <wp:inline distB="114300" distT="114300" distL="114300" distR="114300">
            <wp:extent cx="4975543" cy="2694448"/>
            <wp:effectExtent b="0" l="0" r="0" t="0"/>
            <wp:docPr id="1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975543" cy="2694448"/>
                    </a:xfrm>
                    <a:prstGeom prst="rect"/>
                    <a:ln/>
                  </pic:spPr>
                </pic:pic>
              </a:graphicData>
            </a:graphic>
          </wp:inline>
        </w:drawing>
      </w:r>
      <w:r>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A.2 – Salles de sport espagnoles : jour de publication et jour de suppression des avis 1 étoile</w:t>
      </w:r>
      <w:ins w:id="1064"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 (2 fiches The Boxer Club ; avis publiés à partir du 31 juillet 2026)</w:t>
        </w:r>
      </w:ins>
      <w:r>
        <w:rPr>
          <w:rtl w:val="0"/>
        </w:rPr>
      </w:r>
    </w:p>
    <w:p w:rsidR="00000000" w:rsidDel="00000000" w:rsidP="00000000" w:rsidRDefault="00000000" w:rsidRPr="00000000" w14:paraId="00000059">
      <w:pPr>
        <w:pStyle w:val="Heading2"/>
        <w:rPr>
          <w:color w:val="000000"/>
        </w:rPr>
      </w:pPr>
      <w:r>
        <w:rPr>
          <w:rtl w:val="0"/>
        </w:rPr>
        <w:t xml:space="preserve">Analyse brute : les avis qui disparaissent puis reviennent</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ind w:left="360" w:hanging="360"/>
        <w:rPr>
          <w:color w:val="000000"/>
        </w:rPr>
      </w:pPr>
      <w:r>
        <w:rPr>
          <w:color w:val="000000"/>
          <w:rtl w:val="0"/>
        </w:rPr>
        <w:t xml:space="preserve">601 avis</w:t>
      </w:r>
      <w:r>
        <w:rPr>
          <w:color w:val="000000"/>
          <w:rtl w:val="0"/>
        </w:rPr>
        <w:t xml:space="preserve"> ont disparu puis sont revenus</w:t>
      </w:r>
      <w:ins w:id="1066" w:author="Claude" w:date="2026-10-12T19:30:00Z">
        <w:r>
          <w:rPr>
            <w:color w:val="000000"/>
            <w:rtl w:val="0"/>
          </w:rPr>
          <w:t xml:space="preserve"> pendant le relevé du 11 au 24 août 2026</w:t>
        </w:r>
      </w:ins>
      <w:r>
        <w:rPr>
          <w:color w:val="000000"/>
          <w:rtl w:val="0"/>
        </w:rPr>
        <w:t xml:space="preserve">, 69 % d'entre eux au bout d'un jour</w:t>
      </w:r>
      <w:ins w:id="1067" w:author="Claude" w:date="2026-10-12T19:30:00Z">
        <w:r>
          <w:rPr>
            <w:color w:val="000000"/>
            <w:rtl w:val="0"/>
          </w:rPr>
          <w:t xml:space="preserve"> d'absence ; ils sont retirés de la base étudiée</w:t>
        </w:r>
      </w:ins>
      <w:r>
        <w:rPr>
          <w:color w:val="000000"/>
          <w:rtl w:val="0"/>
        </w:rPr>
        <w:t xml:space="preserve">. Ça peut aussi venir d'un défaut de collecte du robot.</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0" w:firstLine="0"/>
        <w:rPr>
          <w:color w:val="ee0000"/>
        </w:rPr>
      </w:pPr>
      <w:r>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Rule="auto"/>
        <w:jc w:val="center"/>
        <w:rPr>
          <w:b w:val="1"/>
          <w:bCs w:val="1"/>
          <w:sz w:val="29"/>
          <w:szCs w:val="29"/>
        </w:rPr>
      </w:pPr>
      <w:r>
        <w:rPr>
          <w:b w:val="1"/>
          <w:bCs w:val="1"/>
          <w:sz w:val="29"/>
          <w:szCs w:val="29"/>
        </w:rPr>
        <w:drawing>
          <wp:inline distB="114300" distT="114300" distL="114300" distR="114300">
            <wp:extent cx="5356543" cy="3205685"/>
            <wp:effectExtent b="0" l="0" r="0" t="0"/>
            <wp:docPr id="1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56543" cy="3205685"/>
                    </a:xfrm>
                    <a:prstGeom prst="rect"/>
                    <a:ln/>
                  </pic:spPr>
                </pic:pic>
              </a:graphicData>
            </a:graphic>
          </wp:inline>
        </w:drawing>
      </w:r>
      <w:r>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1"/>
          <w:bCs w:val="1"/>
          <w:i w:val="0"/>
          <w:iCs w:val="0"/>
          <w:smallCaps w:val="0"/>
          <w:strike w:val="0"/>
          <w:color w:val="4f81bd"/>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A.3 – Régression délai et taux de réponse, six enseignes comprises</w:t>
      </w:r>
      <w:ins w:id="1068"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 ; nouveaux avis 4-5 étoiles publiés du 7 au 17 août 2026, suivis jour par jour jusqu'au 24 août</w:t>
        </w:r>
      </w:ins>
      <w:r>
        <w:rPr>
          <w:rFonts w:ascii="Roboto" w:cs="Roboto" w:eastAsia="Roboto" w:hAnsi="Roboto"/>
          <w:b w:val="0"/>
          <w:bCs w:val="0"/>
          <w:i w:val="1"/>
          <w:iCs w:val="1"/>
          <w:smallCaps w:val="0"/>
          <w:strike w:val="0"/>
          <w:color w:val="52514e"/>
          <w:sz w:val="18"/>
          <w:szCs w:val="18"/>
          <w:u w:val="none"/>
          <w:shd w:fill="auto" w:val="clear"/>
          <w:vertAlign w:val="baseline"/>
          <w:rtl w:val="0"/>
        </w:rPr>
        <w:t xml:space="preserve"> (contrôle de la piste 2)</w:t>
      </w:r>
      <w:r>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Pr/>
        <w:drawing>
          <wp:inline distB="114300" distT="114300" distL="114300" distR="114300">
            <wp:extent cx="4985068" cy="2814787"/>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985068" cy="2814787"/>
                    </a:xfrm>
                    <a:prstGeom prst="rect"/>
                    <a:ln/>
                  </pic:spPr>
                </pic:pic>
              </a:graphicData>
            </a:graphic>
          </wp:inline>
        </w:drawing>
      </w:r>
      <w:r>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Roboto" w:cs="Roboto" w:eastAsia="Roboto" w:hAnsi="Roboto"/>
          <w:b w:val="0"/>
          <w:bCs w:val="0"/>
          <w:i w:val="1"/>
          <w:iCs w:val="1"/>
          <w:smallCaps w:val="0"/>
          <w:strike w:val="0"/>
          <w:color w:val="52514e"/>
          <w:sz w:val="18"/>
          <w:szCs w:val="18"/>
          <w:u w:val="none"/>
          <w:shd w:fill="auto" w:val="clear"/>
          <w:vertAlign w:val="baseline"/>
        </w:rPr>
      </w:pPr>
      <w:r>
        <w:rPr>
          <w:rFonts w:ascii="Roboto" w:cs="Roboto" w:eastAsia="Roboto" w:hAnsi="Roboto"/>
          <w:b w:val="0"/>
          <w:bCs w:val="0"/>
          <w:i w:val="1"/>
          <w:iCs w:val="1"/>
          <w:smallCaps w:val="0"/>
          <w:strike w:val="0"/>
          <w:color w:val="52514e"/>
          <w:sz w:val="18"/>
          <w:szCs w:val="18"/>
          <w:u w:val="none"/>
          <w:shd w:fill="auto" w:val="clear"/>
          <w:vertAlign w:val="baseline"/>
          <w:rtl w:val="0"/>
        </w:rPr>
        <w:t xml:space="preserve">Graphique A.4 – jour de pic, par région</w:t>
      </w:r>
      <w:ins w:id="1069" w:author="Claude" w:date="2026-10-12T19:30:00Z">
        <w:r>
          <w:rPr>
            <w:rFonts w:ascii="Roboto" w:cs="Roboto" w:eastAsia="Roboto" w:hAnsi="Roboto"/>
            <w:b w:val="0"/>
            <w:bCs w:val="0"/>
            <w:i w:val="1"/>
            <w:iCs w:val="1"/>
            <w:smallCaps w:val="0"/>
            <w:strike w:val="0"/>
            <w:color w:val="52514e"/>
            <w:sz w:val="18"/>
            <w:szCs w:val="18"/>
            <w:u w:val="none"/>
            <w:shd w:fill="auto" w:val="clear"/>
            <w:vertAlign w:val="baseline"/>
            <w:rtl w:val="0"/>
          </w:rPr>
          <w:t xml:space="preserve"> : avis supprimés au plus tard au 7e jour pour 1 000, selon qu'ils sont publiés ou non un jour de pic (nouveaux avis 4-5 étoiles publiés du 7 au 17 août 2026, hors six enseignes)</w:t>
        </w:r>
      </w:ins>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52514e"/>
          <w:sz w:val="18"/>
          <w:szCs w:val="18"/>
        </w:rPr>
      </w:pPr>
      <w:commentRangeStart w:id="6"/>
      <w:r>
        <w:rPr>
          <w:rtl w:val="0"/>
        </w:rPr>
      </w:r>
      <w:r>
        <w:drawing>
          <wp:anchor allowOverlap="1" behindDoc="1" distB="114300" distT="114300" distL="114300" distR="114300" hidden="0" layoutInCell="1" locked="0" relativeHeight="0" simplePos="0">
            <wp:simplePos x="0" y="0"/>
            <wp:positionH relativeFrom="column">
              <wp:posOffset>3371850</wp:posOffset>
            </wp:positionH>
            <wp:positionV relativeFrom="paragraph">
              <wp:posOffset>285750</wp:posOffset>
            </wp:positionV>
            <wp:extent cx="3222943" cy="2280384"/>
            <wp:effectExtent b="0" l="0" r="0" t="0"/>
            <wp:wrapNone/>
            <wp:docPr id="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222943" cy="2280384"/>
                    </a:xfrm>
                    <a:prstGeom prst="rect"/>
                    <a:ln/>
                  </pic:spPr>
                </pic:pic>
              </a:graphicData>
            </a:graphic>
          </wp:anchor>
        </w:drawing>
      </w:r>
      <w:commentRangeEnd w:id="6"/>
      <w:r>
        <w:rPr>
          <w:rStyle w:val="CommentReference"/>
        </w:rPr>
        <w:commentReference w:id="6"/>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2514e"/>
          <w:sz w:val="18"/>
          <w:szCs w:val="18"/>
        </w:rPr>
      </w:pPr>
      <w:r>
        <w:rPr>
          <w:color w:val="52514e"/>
          <w:sz w:val="18"/>
          <w:szCs w:val="18"/>
        </w:rPr>
        <w:drawing>
          <wp:inline distB="114300" distT="114300" distL="114300" distR="114300">
            <wp:extent cx="3213418" cy="2274023"/>
            <wp:effectExtent b="0" l="0" r="0" t="0"/>
            <wp:docPr id="18"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213418" cy="2274023"/>
                    </a:xfrm>
                    <a:prstGeom prst="rect"/>
                    <a:ln/>
                  </pic:spPr>
                </pic:pic>
              </a:graphicData>
            </a:graphic>
          </wp:inline>
        </w:drawing>
      </w:r>
      <w:r>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2514e"/>
          <w:sz w:val="18"/>
          <w:szCs w:val="18"/>
        </w:rPr>
      </w:pPr>
      <w:r>
        <w:rPr>
          <w:rtl w:val="0"/>
        </w:rPr>
      </w:r>
      <w:r>
        <w:drawing>
          <wp:anchor allowOverlap="1" behindDoc="1" distB="114300" distT="114300" distL="114300" distR="114300" hidden="0" layoutInCell="1" locked="0" relativeHeight="0" simplePos="0">
            <wp:simplePos x="0" y="0"/>
            <wp:positionH relativeFrom="column">
              <wp:posOffset>3357563</wp:posOffset>
            </wp:positionH>
            <wp:positionV relativeFrom="paragraph">
              <wp:posOffset>349907</wp:posOffset>
            </wp:positionV>
            <wp:extent cx="3248252" cy="2513647"/>
            <wp:effectExtent b="0" l="0" r="0" t="0"/>
            <wp:wrapNone/>
            <wp:docPr id="1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248252" cy="2513647"/>
                    </a:xfrm>
                    <a:prstGeom prst="rect"/>
                    <a:ln/>
                  </pic:spPr>
                </pic:pic>
              </a:graphicData>
            </a:graphic>
          </wp:anchor>
        </w:drawing>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52514e"/>
          <w:sz w:val="18"/>
          <w:szCs w:val="18"/>
        </w:rPr>
      </w:pPr>
      <w:r>
        <w:rPr>
          <w:color w:val="52514e"/>
          <w:sz w:val="18"/>
          <w:szCs w:val="18"/>
        </w:rPr>
        <w:drawing>
          <wp:inline distB="114300" distT="114300" distL="114300" distR="114300">
            <wp:extent cx="3041968" cy="2354015"/>
            <wp:effectExtent b="0" l="0" r="0" t="0"/>
            <wp:docPr id="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041968" cy="2354015"/>
                    </a:xfrm>
                    <a:prstGeom prst="rect"/>
                    <a:ln/>
                  </pic:spPr>
                </pic:pic>
              </a:graphicData>
            </a:graphic>
          </wp:inline>
        </w:drawing>
      </w:r>
      <w:r>
        <w:rPr>
          <w:rtl w:val="0"/>
        </w:rPr>
      </w:r>
    </w:p>
    <w:sectPr>
      <w:pgSz w:h="15840" w:w="12240" w:orient="portrait"/>
      <w:pgMar w:bottom="1134" w:top="1134" w:left="1247" w:right="1247" w:header="720" w:footer="720"/>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laude" w:date="2026-10-12T18:50:45Z" w:initials="C">
    <w:p w14:paraId="448E23F3" w14:textId="77777777">
      <w:r>
        <w:rPr>
          <w:rStyle w:val="CommentReference"/>
        </w:rPr>
        <w:annotationRef/>
      </w:r>
      <w:r>
        <w:rPr>
          <w:color w:val="000000"/>
          <w:sz w:val="20"/>
          <w:szCs w:val="20"/>
        </w:rPr>
        <w:t xml:space="preserve">Ce 9,8 % ne figure pas dans la section 4. Il porte sur les avis 4-5 étoiles des services à domicile des deux régions, publiés du 11 au 17 août, toutes fiches, enseignes comprises. La section 4 donne 8,7 % et 4,1 % pour les services à domicile américains, avis publiés du 7 au 17 août.</w:t>
      </w:r>
    </w:p>
  </w:comment>
  <w:comment w:id="2" w:author="Claude" w:date="2026-10-12T18:50:46Z" w:initials="C">
    <w:p w14:paraId="0C2A3493" w14:textId="77777777">
      <w:r>
        <w:rPr>
          <w:rStyle w:val="CommentReference"/>
        </w:rPr>
        <w:annotationRef/>
      </w:r>
      <w:r>
        <w:rPr>
          <w:color w:val="000000"/>
          <w:sz w:val="20"/>
          <w:szCs w:val="20"/>
        </w:rPr>
        <w:t xml:space="preserve">« À fiche égale » correspond au ×1,01 (modèle jour par jour, un indicateur par fiche). Le ×1,05 est à secteur et taille égaux. Le constat par fiche a été mesuré avec l'ancienne règle des deux jours d'absence (2026-10-06-velocite-prenom, modèles M1 à M3) : seule la partie sur les nouveaux avis porte sur 03C.</w:t>
      </w:r>
    </w:p>
  </w:comment>
  <w:comment w:id="3" w:author="Claude" w:date="2026-10-12T18:50:46Z" w:initials="C">
    <w:p w14:paraId="5C12DBCB" w14:textId="77777777">
      <w:r>
        <w:rPr>
          <w:rStyle w:val="CommentReference"/>
        </w:rPr>
        <w:annotationRef/>
      </w:r>
      <w:r>
        <w:rPr>
          <w:color w:val="000000"/>
          <w:sz w:val="20"/>
          <w:szCs w:val="20"/>
        </w:rPr>
        <w:t xml:space="preserve">« Entre 5 et 7 % » venait de l'autre mesure, les avis perdus pour 100 publiés, présentée ci-dessous. Le reste du paragraphe porte sur les avis supprimés en 7 jours. En Europe, cette autre mesure va de 3,2 (hôtellerie) à 8,1 (sport et bien-être).</w:t>
      </w:r>
    </w:p>
  </w:comment>
  <w:comment w:id="4" w:author="Claude" w:date="2026-10-12T18:50:47Z" w:initials="C">
    <w:p w14:paraId="5C7CB377" w14:textId="77777777">
      <w:r>
        <w:rPr>
          <w:rStyle w:val="CommentReference"/>
        </w:rPr>
        <w:annotationRef/>
      </w:r>
      <w:r>
        <w:rPr>
          <w:color w:val="000000"/>
          <w:sz w:val="20"/>
          <w:szCs w:val="20"/>
        </w:rPr>
        <w:t xml:space="preserve">Ce graphique porte sur la réponse (fait 2) et figure aussi en annexe. Le graphique du jour de pic est l'A.4, en annexe : le mettre ici ?</w:t>
      </w:r>
    </w:p>
  </w:comment>
  <w:comment w:id="5" w:author="Claude" w:date="2026-10-12T18:50:47Z" w:initials="C">
    <w:p w14:paraId="44CD2671" w14:textId="77777777">
      <w:r>
        <w:rPr>
          <w:rStyle w:val="CommentReference"/>
        </w:rPr>
        <w:annotationRef/>
      </w:r>
      <w:r>
        <w:rPr>
          <w:color w:val="000000"/>
          <w:sz w:val="20"/>
          <w:szCs w:val="20"/>
        </w:rPr>
        <w:t xml:space="preserve">Aucun des modèles ne contient la note de l'avis.</w:t>
      </w:r>
    </w:p>
  </w:comment>
  <w:comment w:id="6" w:author="Claude" w:date="2026-10-12T18:50:47Z" w:initials="C">
    <w:p w14:paraId="5C494C46" w14:textId="77777777">
      <w:r>
        <w:rPr>
          <w:rStyle w:val="CommentReference"/>
        </w:rPr>
        <w:annotationRef/>
      </w:r>
      <w:r>
        <w:rPr>
          <w:color w:val="000000"/>
          <w:sz w:val="20"/>
          <w:szCs w:val="20"/>
        </w:rPr>
        <w:t xml:space="preserve">Quatre graphiques sans légende. Les deux premiers donnent tous les paramètres du modèle du graphique 3.1. Les deux suivants y ajoutent la note (5 étoiles face à 4), version que Romain ne voulait pas transmettre (réunion du 08/10).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E23F3" w15:done="0"/>
  <w15:commentEx w15:paraId="0C2A3493" w15:done="0"/>
  <w15:commentEx w15:paraId="5C12DBCB" w15:done="0"/>
  <w15:commentEx w15:paraId="5C7CB377" w15:done="0"/>
  <w15:commentEx w15:paraId="44CD2671" w15:done="0"/>
  <w15:commentEx w15:paraId="5C494C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688FA1AC" w16cex:dateUtc="2026-10-12T18:50:45Z"/>
  <w16cex:commentExtensible w16cex:durableId="3F31E090" w16cex:dateUtc="2026-10-12T18:50:46Z"/>
  <w16cex:commentExtensible w16cex:durableId="40C6E55E" w16cex:dateUtc="2026-10-12T18:50:46Z"/>
  <w16cex:commentExtensible w16cex:durableId="3614E9AA" w16cex:dateUtc="2026-10-12T18:50:47Z"/>
  <w16cex:commentExtensible w16cex:durableId="57945B48" w16cex:dateUtc="2026-10-12T18:50:47Z"/>
  <w16cex:commentExtensible w16cex:durableId="05DF4CD2" w16cex:dateUtc="2026-10-12T18:50:4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E23F3" w16cid:durableId="688FA1AC"/>
  <w16cid:commentId w16cid:paraId="0C2A3493" w16cid:durableId="3F31E090"/>
  <w16cid:commentId w16cid:paraId="5C12DBCB" w16cid:durableId="40C6E55E"/>
  <w16cid:commentId w16cid:paraId="5C7CB377" w16cid:durableId="3614E9AA"/>
  <w16cid:commentId w16cid:paraId="44CD2671" w16cid:durableId="57945B48"/>
  <w16cid:commentId w16cid:paraId="5C494C46" w16cid:durableId="05DF4CD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1"/>
        <w:szCs w:val="21"/>
        <w:lang w:val="f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Rule="auto"/>
    </w:pPr>
    <w:rPr>
      <w:b w:val="1"/>
      <w:bCs w:val="1"/>
      <w:color w:val="0b0b0b"/>
      <w:sz w:val="30"/>
      <w:szCs w:val="30"/>
    </w:rPr>
  </w:style>
  <w:style w:type="paragraph" w:styleId="Heading2">
    <w:name w:val="heading 2"/>
    <w:basedOn w:val="Normal"/>
    <w:next w:val="Normal"/>
    <w:pPr>
      <w:keepNext w:val="1"/>
      <w:keepLines w:val="1"/>
      <w:spacing w:after="0" w:before="280" w:lineRule="auto"/>
    </w:pPr>
    <w:rPr>
      <w:b w:val="1"/>
      <w:bCs w:val="1"/>
      <w:color w:val="2a78d6"/>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b w:val="1"/>
      <w:bCs w:val="1"/>
      <w:color w:val="0b0b0b"/>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3.png"/><Relationship Id="rId22" Type="http://schemas.openxmlformats.org/officeDocument/2006/relationships/image" Target="media/image17.png"/><Relationship Id="rId10" Type="http://schemas.openxmlformats.org/officeDocument/2006/relationships/image" Target="media/image9.png"/><Relationship Id="rId21" Type="http://schemas.openxmlformats.org/officeDocument/2006/relationships/image" Target="media/image16.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 Id="rId23" Type="http://schemas.openxmlformats.org/officeDocument/2006/relationships/comments" Target="comments.xml"/><Relationship Id="rId24" Type="http://schemas.microsoft.com/office/2011/relationships/commentsExtended" Target="commentsExtended.xml"/><Relationship Id="rId25" Type="http://schemas.microsoft.com/office/2016/09/relationships/commentsIds" Target="commentsIds.xml"/><Relationship Id="rId26"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